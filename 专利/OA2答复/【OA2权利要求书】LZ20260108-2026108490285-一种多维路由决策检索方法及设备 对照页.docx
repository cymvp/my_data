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308833" w14:textId="292B4514" w:rsidR="00755998" w:rsidRPr="00755998" w:rsidRDefault="00755998" w:rsidP="00755998">
      <w:pPr>
        <w:tabs>
          <w:tab w:val="left" w:pos="800"/>
        </w:tabs>
        <w:snapToGrid w:val="0"/>
        <w:spacing w:beforeLines="35" w:before="175" w:line="460" w:lineRule="exact"/>
        <w:ind w:firstLineChars="200" w:firstLine="480"/>
        <w:rPr>
          <w:rFonts w:eastAsiaTheme="minorEastAsia"/>
          <w:sz w:val="24"/>
          <w:szCs w:val="24"/>
        </w:rPr>
      </w:pPr>
      <w:r w:rsidRPr="00755998">
        <w:rPr>
          <w:rFonts w:eastAsiaTheme="minorEastAsia"/>
          <w:sz w:val="24"/>
          <w:szCs w:val="24"/>
        </w:rPr>
        <w:t>1</w:t>
      </w:r>
      <w:r w:rsidRPr="00755998">
        <w:rPr>
          <w:rFonts w:eastAsiaTheme="minorEastAsia" w:hint="eastAsia"/>
          <w:sz w:val="24"/>
          <w:szCs w:val="24"/>
        </w:rPr>
        <w:t>．</w:t>
      </w:r>
      <w:r w:rsidRPr="00755998">
        <w:rPr>
          <w:rFonts w:eastAsiaTheme="minorEastAsia"/>
          <w:sz w:val="24"/>
          <w:szCs w:val="24"/>
        </w:rPr>
        <w:t>一种</w:t>
      </w:r>
      <w:r w:rsidR="005D366A">
        <w:rPr>
          <w:rFonts w:eastAsiaTheme="minorEastAsia" w:hint="eastAsia"/>
          <w:sz w:val="24"/>
          <w:szCs w:val="24"/>
        </w:rPr>
        <w:t>多</w:t>
      </w:r>
      <w:r w:rsidR="00863291">
        <w:rPr>
          <w:rFonts w:eastAsiaTheme="minorEastAsia" w:hint="eastAsia"/>
          <w:sz w:val="24"/>
          <w:szCs w:val="24"/>
        </w:rPr>
        <w:t>维</w:t>
      </w:r>
      <w:r w:rsidR="005D366A">
        <w:rPr>
          <w:rFonts w:eastAsiaTheme="minorEastAsia" w:hint="eastAsia"/>
          <w:sz w:val="24"/>
          <w:szCs w:val="24"/>
        </w:rPr>
        <w:t>路由决策</w:t>
      </w:r>
      <w:r w:rsidR="00863291">
        <w:rPr>
          <w:rFonts w:eastAsiaTheme="minorEastAsia" w:hint="eastAsia"/>
          <w:sz w:val="24"/>
          <w:szCs w:val="24"/>
        </w:rPr>
        <w:t>检索</w:t>
      </w:r>
      <w:r w:rsidRPr="00755998">
        <w:rPr>
          <w:rFonts w:eastAsiaTheme="minorEastAsia"/>
          <w:sz w:val="24"/>
          <w:szCs w:val="24"/>
        </w:rPr>
        <w:t>方法，</w:t>
      </w:r>
      <w:r w:rsidRPr="00755998">
        <w:rPr>
          <w:rFonts w:eastAsiaTheme="minorEastAsia" w:hint="eastAsia"/>
          <w:sz w:val="24"/>
          <w:szCs w:val="24"/>
        </w:rPr>
        <w:t>其特征在于，所述方法包括：</w:t>
      </w:r>
    </w:p>
    <w:p w14:paraId="603E8242" w14:textId="29E34B53" w:rsidR="005D366A" w:rsidRDefault="005D366A"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获取用户输入的查询文本；</w:t>
      </w:r>
    </w:p>
    <w:p w14:paraId="35482DE1" w14:textId="0E7C1AB9" w:rsidR="007F5FA3" w:rsidRDefault="00631DBB"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w:t>
      </w:r>
      <w:r w:rsidR="007F5FA3">
        <w:rPr>
          <w:rFonts w:eastAsiaTheme="minorEastAsia" w:hint="eastAsia"/>
          <w:sz w:val="24"/>
          <w:szCs w:val="24"/>
        </w:rPr>
        <w:t>所述查询文本</w:t>
      </w:r>
      <w:r w:rsidR="00FA0C15">
        <w:rPr>
          <w:rFonts w:eastAsiaTheme="minorEastAsia" w:hint="eastAsia"/>
          <w:sz w:val="24"/>
          <w:szCs w:val="24"/>
        </w:rPr>
        <w:t>生成</w:t>
      </w:r>
      <w:r w:rsidR="00FB1273">
        <w:rPr>
          <w:rFonts w:eastAsiaTheme="minorEastAsia" w:hint="eastAsia"/>
          <w:sz w:val="24"/>
          <w:szCs w:val="24"/>
        </w:rPr>
        <w:t>若干</w:t>
      </w:r>
      <w:r w:rsidR="007F5FA3">
        <w:rPr>
          <w:rFonts w:eastAsiaTheme="minorEastAsia" w:hint="eastAsia"/>
          <w:sz w:val="24"/>
          <w:szCs w:val="24"/>
        </w:rPr>
        <w:t>系统指令</w:t>
      </w:r>
      <w:r w:rsidR="00FB1273">
        <w:rPr>
          <w:rFonts w:eastAsiaTheme="minorEastAsia" w:hint="eastAsia"/>
          <w:sz w:val="24"/>
          <w:szCs w:val="24"/>
        </w:rPr>
        <w:t>信息</w:t>
      </w:r>
      <w:r w:rsidR="00124848">
        <w:rPr>
          <w:rFonts w:eastAsiaTheme="minorEastAsia" w:hint="eastAsia"/>
          <w:sz w:val="24"/>
          <w:szCs w:val="24"/>
        </w:rPr>
        <w:t>，所述系统指令信息包括</w:t>
      </w:r>
      <w:r w:rsidR="00124848" w:rsidRPr="00631DBB">
        <w:rPr>
          <w:rFonts w:eastAsiaTheme="minorEastAsia"/>
          <w:sz w:val="24"/>
          <w:szCs w:val="24"/>
        </w:rPr>
        <w:t>查询意图类型</w:t>
      </w:r>
      <w:r w:rsidR="00124848">
        <w:rPr>
          <w:rFonts w:eastAsiaTheme="minorEastAsia" w:hint="eastAsia"/>
          <w:sz w:val="24"/>
          <w:szCs w:val="24"/>
        </w:rPr>
        <w:t>指令信息</w:t>
      </w:r>
      <w:r w:rsidR="00124848" w:rsidRPr="00631DBB">
        <w:rPr>
          <w:rFonts w:eastAsiaTheme="minorEastAsia" w:hint="eastAsia"/>
          <w:sz w:val="24"/>
          <w:szCs w:val="24"/>
        </w:rPr>
        <w:t>、检索范围</w:t>
      </w:r>
      <w:r w:rsidR="00124848">
        <w:rPr>
          <w:rFonts w:eastAsiaTheme="minorEastAsia" w:hint="eastAsia"/>
          <w:sz w:val="24"/>
          <w:szCs w:val="24"/>
        </w:rPr>
        <w:t>指令信息</w:t>
      </w:r>
      <w:r w:rsidR="00124848" w:rsidRPr="00631DBB">
        <w:rPr>
          <w:rFonts w:eastAsiaTheme="minorEastAsia" w:hint="eastAsia"/>
          <w:sz w:val="24"/>
          <w:szCs w:val="24"/>
        </w:rPr>
        <w:t>、图遍历策略</w:t>
      </w:r>
      <w:r w:rsidR="00124848">
        <w:rPr>
          <w:rFonts w:eastAsiaTheme="minorEastAsia" w:hint="eastAsia"/>
          <w:sz w:val="24"/>
          <w:szCs w:val="24"/>
        </w:rPr>
        <w:t>指令信息</w:t>
      </w:r>
      <w:r w:rsidR="00124848" w:rsidRPr="00631DBB">
        <w:rPr>
          <w:rFonts w:eastAsiaTheme="minorEastAsia" w:hint="eastAsia"/>
          <w:sz w:val="24"/>
          <w:szCs w:val="24"/>
        </w:rPr>
        <w:t>、</w:t>
      </w:r>
      <w:r w:rsidR="00124848">
        <w:rPr>
          <w:rFonts w:eastAsiaTheme="minorEastAsia" w:hint="eastAsia"/>
          <w:sz w:val="24"/>
          <w:szCs w:val="24"/>
        </w:rPr>
        <w:t>检索路径融合权重值指令信息和时间约束指令信息中的至少一个</w:t>
      </w:r>
      <w:r w:rsidR="007F5FA3">
        <w:rPr>
          <w:rFonts w:eastAsiaTheme="minorEastAsia" w:hint="eastAsia"/>
          <w:sz w:val="24"/>
          <w:szCs w:val="24"/>
        </w:rPr>
        <w:t>；</w:t>
      </w:r>
    </w:p>
    <w:p w14:paraId="43379031" w14:textId="730DE6F9" w:rsidR="00631DBB" w:rsidRPr="00957B8E" w:rsidRDefault="00124848" w:rsidP="00957B8E">
      <w:pPr>
        <w:tabs>
          <w:tab w:val="left" w:pos="800"/>
        </w:tabs>
        <w:snapToGrid w:val="0"/>
        <w:spacing w:beforeLines="35" w:before="175" w:line="460" w:lineRule="exact"/>
        <w:ind w:firstLineChars="200" w:firstLine="480"/>
        <w:rPr>
          <w:rFonts w:eastAsiaTheme="minorEastAsia"/>
          <w:szCs w:val="24"/>
          <w:rPrChange w:id="0" w:author="ziman qiao" w:date="2026-08-13T14:40:00Z" w16du:dateUtc="2026-08-13T06:40:00Z">
            <w:rPr>
              <w:rFonts w:eastAsiaTheme="minorEastAsia"/>
              <w:sz w:val="24"/>
              <w:szCs w:val="24"/>
            </w:rPr>
          </w:rPrChange>
        </w:rPr>
      </w:pPr>
      <w:r>
        <w:rPr>
          <w:rFonts w:eastAsiaTheme="minorEastAsia" w:hint="eastAsia"/>
          <w:sz w:val="24"/>
          <w:szCs w:val="24"/>
        </w:rPr>
        <w:t>利用预训练的大</w:t>
      </w:r>
      <w:r w:rsidRPr="00170449">
        <w:rPr>
          <w:rFonts w:eastAsiaTheme="minorEastAsia" w:hint="eastAsia"/>
          <w:sz w:val="24"/>
          <w:szCs w:val="24"/>
        </w:rPr>
        <w:t>语言模型</w:t>
      </w:r>
      <w:r w:rsidRPr="00170449">
        <w:rPr>
          <w:rFonts w:eastAsiaTheme="minorEastAsia"/>
          <w:sz w:val="24"/>
          <w:szCs w:val="24"/>
        </w:rPr>
        <w:t>基于所述</w:t>
      </w:r>
      <w:r w:rsidRPr="007A0E29">
        <w:rPr>
          <w:rFonts w:eastAsiaTheme="minorEastAsia" w:hint="eastAsia"/>
          <w:sz w:val="24"/>
          <w:szCs w:val="24"/>
        </w:rPr>
        <w:t>若干</w:t>
      </w:r>
      <w:r w:rsidRPr="00170449">
        <w:rPr>
          <w:rFonts w:eastAsiaTheme="minorEastAsia"/>
          <w:sz w:val="24"/>
          <w:szCs w:val="24"/>
        </w:rPr>
        <w:t>系统指令信息对所述查询文本进行单次推理调用</w:t>
      </w:r>
      <w:r w:rsidRPr="00170449">
        <w:rPr>
          <w:rFonts w:eastAsiaTheme="minorEastAsia" w:hint="eastAsia"/>
          <w:sz w:val="24"/>
          <w:szCs w:val="24"/>
        </w:rPr>
        <w:t>，</w:t>
      </w:r>
      <w:r w:rsidRPr="00170449">
        <w:rPr>
          <w:rFonts w:eastAsiaTheme="minorEastAsia"/>
          <w:sz w:val="24"/>
          <w:szCs w:val="24"/>
        </w:rPr>
        <w:t>以在一次推理中联合生成多维度结构化路由决策数据</w:t>
      </w:r>
      <w:r w:rsidRPr="00170449">
        <w:rPr>
          <w:rFonts w:eastAsiaTheme="minorEastAsia" w:hint="eastAsia"/>
          <w:sz w:val="24"/>
          <w:szCs w:val="24"/>
        </w:rPr>
        <w:t>，</w:t>
      </w:r>
      <w:ins w:id="1" w:author="ziman qiao" w:date="2026-08-13T14:40:00Z">
        <w:r w:rsidR="00957B8E" w:rsidRPr="00957B8E">
          <w:rPr>
            <w:rFonts w:eastAsiaTheme="minorEastAsia"/>
            <w:sz w:val="24"/>
            <w:szCs w:val="24"/>
            <w:rPrChange w:id="2" w:author="ziman qiao" w:date="2026-08-13T14:41:00Z" w16du:dateUtc="2026-08-13T06:41:00Z">
              <w:rPr>
                <w:rFonts w:eastAsiaTheme="minorEastAsia"/>
                <w:b/>
                <w:bCs/>
                <w:szCs w:val="24"/>
              </w:rPr>
            </w:rPrChange>
          </w:rPr>
          <w:t>所述多维度结构化路由决策数据的各维度在同一推理上下文中相互交叉参考，在推理某个维度时动态利用其他维度的中间推理结果进行协同调整</w:t>
        </w:r>
      </w:ins>
      <w:ins w:id="3" w:author="ziman qiao" w:date="2026-08-13T14:41:00Z" w16du:dateUtc="2026-08-13T06:41:00Z">
        <w:r w:rsidR="00957B8E">
          <w:rPr>
            <w:rFonts w:eastAsiaTheme="minorEastAsia" w:hint="eastAsia"/>
            <w:sz w:val="24"/>
            <w:szCs w:val="24"/>
          </w:rPr>
          <w:t>，</w:t>
        </w:r>
      </w:ins>
      <w:r w:rsidRPr="00170449">
        <w:rPr>
          <w:rFonts w:eastAsiaTheme="minorEastAsia"/>
          <w:sz w:val="24"/>
          <w:szCs w:val="24"/>
        </w:rPr>
        <w:t>所述多维度结构化路由决策数据包括与所述系统指令信息中各指令对应的查询意图类型、检索范围、图遍历策略、</w:t>
      </w:r>
      <w:r>
        <w:rPr>
          <w:rFonts w:eastAsiaTheme="minorEastAsia"/>
          <w:sz w:val="24"/>
          <w:szCs w:val="24"/>
        </w:rPr>
        <w:t>检索路径</w:t>
      </w:r>
      <w:r w:rsidRPr="00170449">
        <w:rPr>
          <w:rFonts w:eastAsiaTheme="minorEastAsia"/>
          <w:sz w:val="24"/>
          <w:szCs w:val="24"/>
        </w:rPr>
        <w:t>融合权重值、时间约束信息</w:t>
      </w:r>
      <w:r w:rsidRPr="00170449">
        <w:rPr>
          <w:rFonts w:eastAsiaTheme="minorEastAsia" w:hint="eastAsia"/>
          <w:sz w:val="24"/>
          <w:szCs w:val="24"/>
        </w:rPr>
        <w:t>，所述</w:t>
      </w:r>
      <w:r>
        <w:rPr>
          <w:rFonts w:eastAsiaTheme="minorEastAsia"/>
          <w:sz w:val="24"/>
          <w:szCs w:val="24"/>
        </w:rPr>
        <w:t>检索路径</w:t>
      </w:r>
      <w:r w:rsidRPr="00170449">
        <w:rPr>
          <w:rFonts w:eastAsiaTheme="minorEastAsia" w:hint="eastAsia"/>
          <w:sz w:val="24"/>
          <w:szCs w:val="24"/>
        </w:rPr>
        <w:t>包括关键词全文检索路径、向量语义检索路径、知识图谱全文检索路径、表格结构化检索路径和时间序列检索路径</w:t>
      </w:r>
      <w:r w:rsidR="00631DBB">
        <w:rPr>
          <w:rFonts w:eastAsiaTheme="minorEastAsia" w:hint="eastAsia"/>
          <w:sz w:val="24"/>
          <w:szCs w:val="24"/>
        </w:rPr>
        <w:t>；</w:t>
      </w:r>
    </w:p>
    <w:p w14:paraId="7E3551B0" w14:textId="701849A2" w:rsidR="00B029B7" w:rsidRDefault="00AE5A00"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对所述多维度</w:t>
      </w:r>
      <w:r w:rsidRPr="007F5FA3">
        <w:rPr>
          <w:rFonts w:eastAsiaTheme="minorEastAsia"/>
          <w:sz w:val="24"/>
          <w:szCs w:val="24"/>
        </w:rPr>
        <w:t>结构化路由决策数据</w:t>
      </w:r>
      <w:r>
        <w:rPr>
          <w:rFonts w:eastAsiaTheme="minorEastAsia" w:hint="eastAsia"/>
          <w:sz w:val="24"/>
          <w:szCs w:val="24"/>
        </w:rPr>
        <w:t>中每个字段分别进行单独校验，若任意字段校验不通过，则将对应字段进行回退处理；若任意字段校验通过，则保留对应字段，直到将所述多维度</w:t>
      </w:r>
      <w:r w:rsidRPr="007F5FA3">
        <w:rPr>
          <w:rFonts w:eastAsiaTheme="minorEastAsia"/>
          <w:sz w:val="24"/>
          <w:szCs w:val="24"/>
        </w:rPr>
        <w:t>结构化路由决策数据</w:t>
      </w:r>
      <w:r>
        <w:rPr>
          <w:rFonts w:eastAsiaTheme="minorEastAsia" w:hint="eastAsia"/>
          <w:sz w:val="24"/>
          <w:szCs w:val="24"/>
        </w:rPr>
        <w:t>中的所有字段校验完成，基于校验通过的字段得到目标结构化</w:t>
      </w:r>
      <w:r w:rsidRPr="007F5FA3">
        <w:rPr>
          <w:rFonts w:eastAsiaTheme="minorEastAsia"/>
          <w:sz w:val="24"/>
          <w:szCs w:val="24"/>
        </w:rPr>
        <w:t>路由决策数据</w:t>
      </w:r>
      <w:r w:rsidR="00976C9A">
        <w:rPr>
          <w:rFonts w:eastAsiaTheme="minorEastAsia" w:hint="eastAsia"/>
          <w:sz w:val="24"/>
          <w:szCs w:val="24"/>
        </w:rPr>
        <w:t>；</w:t>
      </w:r>
    </w:p>
    <w:p w14:paraId="4EA9177E" w14:textId="38286077" w:rsidR="00976C9A" w:rsidRDefault="00976C9A"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w:t>
      </w:r>
      <w:r w:rsidR="00FB1273">
        <w:rPr>
          <w:rFonts w:eastAsiaTheme="minorEastAsia" w:hint="eastAsia"/>
          <w:sz w:val="24"/>
          <w:szCs w:val="24"/>
        </w:rPr>
        <w:t>所述</w:t>
      </w:r>
      <w:r>
        <w:rPr>
          <w:rFonts w:eastAsiaTheme="minorEastAsia" w:hint="eastAsia"/>
          <w:sz w:val="24"/>
          <w:szCs w:val="24"/>
        </w:rPr>
        <w:t>目标结构化</w:t>
      </w:r>
      <w:r w:rsidRPr="007F5FA3">
        <w:rPr>
          <w:rFonts w:eastAsiaTheme="minorEastAsia"/>
          <w:sz w:val="24"/>
          <w:szCs w:val="24"/>
        </w:rPr>
        <w:t>路由决策数据</w:t>
      </w:r>
      <w:r>
        <w:rPr>
          <w:rFonts w:eastAsiaTheme="minorEastAsia" w:hint="eastAsia"/>
          <w:sz w:val="24"/>
          <w:szCs w:val="24"/>
        </w:rPr>
        <w:t>执行多路</w:t>
      </w:r>
      <w:r w:rsidR="00FB1273">
        <w:rPr>
          <w:rFonts w:eastAsiaTheme="minorEastAsia" w:hint="eastAsia"/>
          <w:sz w:val="24"/>
          <w:szCs w:val="24"/>
        </w:rPr>
        <w:t>径</w:t>
      </w:r>
      <w:r>
        <w:rPr>
          <w:rFonts w:eastAsiaTheme="minorEastAsia" w:hint="eastAsia"/>
          <w:sz w:val="24"/>
          <w:szCs w:val="24"/>
        </w:rPr>
        <w:t>检索，得到</w:t>
      </w:r>
      <w:r w:rsidR="007F070A">
        <w:rPr>
          <w:rFonts w:eastAsiaTheme="minorEastAsia" w:hint="eastAsia"/>
          <w:sz w:val="24"/>
          <w:szCs w:val="24"/>
        </w:rPr>
        <w:t>目标</w:t>
      </w:r>
      <w:r>
        <w:rPr>
          <w:rFonts w:eastAsiaTheme="minorEastAsia" w:hint="eastAsia"/>
          <w:sz w:val="24"/>
          <w:szCs w:val="24"/>
        </w:rPr>
        <w:t>检索结果。</w:t>
      </w:r>
    </w:p>
    <w:p w14:paraId="769BBBBC" w14:textId="77777777" w:rsidR="00827297" w:rsidRPr="00AE5A00" w:rsidRDefault="00827297" w:rsidP="00755998">
      <w:pPr>
        <w:tabs>
          <w:tab w:val="left" w:pos="800"/>
        </w:tabs>
        <w:snapToGrid w:val="0"/>
        <w:spacing w:beforeLines="35" w:before="175" w:line="460" w:lineRule="exact"/>
        <w:ind w:firstLineChars="200" w:firstLine="480"/>
        <w:rPr>
          <w:rFonts w:eastAsiaTheme="minorEastAsia"/>
          <w:sz w:val="24"/>
          <w:szCs w:val="24"/>
        </w:rPr>
      </w:pPr>
    </w:p>
    <w:p w14:paraId="2FBBDFAC" w14:textId="5AE85523" w:rsidR="00827297" w:rsidRPr="00827297" w:rsidRDefault="00AE5A00"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2</w:t>
      </w:r>
      <w:r w:rsidR="00827297" w:rsidRPr="00755998">
        <w:rPr>
          <w:rFonts w:eastAsiaTheme="minorEastAsia" w:hint="eastAsia"/>
          <w:sz w:val="24"/>
          <w:szCs w:val="24"/>
        </w:rPr>
        <w:t>．</w:t>
      </w:r>
      <w:r w:rsidR="00827297" w:rsidRPr="00755998">
        <w:rPr>
          <w:rFonts w:eastAsiaTheme="minorEastAsia"/>
          <w:sz w:val="24"/>
          <w:szCs w:val="24"/>
        </w:rPr>
        <w:t>根据权利要求</w:t>
      </w:r>
      <w:r w:rsidR="00EF2CF7">
        <w:rPr>
          <w:rFonts w:eastAsiaTheme="minorEastAsia" w:hint="eastAsia"/>
          <w:sz w:val="24"/>
          <w:szCs w:val="24"/>
        </w:rPr>
        <w:t>1</w:t>
      </w:r>
      <w:r w:rsidR="00827297" w:rsidRPr="00755998">
        <w:rPr>
          <w:rFonts w:eastAsiaTheme="minorEastAsia"/>
          <w:sz w:val="24"/>
          <w:szCs w:val="24"/>
        </w:rPr>
        <w:t>所述</w:t>
      </w:r>
      <w:r w:rsidR="00827297" w:rsidRPr="00755998">
        <w:rPr>
          <w:rFonts w:eastAsiaTheme="minorEastAsia" w:hint="eastAsia"/>
          <w:sz w:val="24"/>
          <w:szCs w:val="24"/>
        </w:rPr>
        <w:t>的</w:t>
      </w:r>
      <w:r w:rsidR="00827297" w:rsidRPr="00755998">
        <w:rPr>
          <w:rFonts w:eastAsiaTheme="minorEastAsia"/>
          <w:sz w:val="24"/>
          <w:szCs w:val="24"/>
        </w:rPr>
        <w:t>方法，其特征在</w:t>
      </w:r>
      <w:r w:rsidR="00827297" w:rsidRPr="007A1D93">
        <w:rPr>
          <w:rFonts w:eastAsiaTheme="minorEastAsia"/>
          <w:sz w:val="24"/>
          <w:szCs w:val="24"/>
        </w:rPr>
        <w:t>于</w:t>
      </w:r>
      <w:r w:rsidR="00827297" w:rsidRPr="007A1D93">
        <w:rPr>
          <w:rFonts w:eastAsiaTheme="minorEastAsia" w:hint="eastAsia"/>
          <w:sz w:val="24"/>
          <w:szCs w:val="24"/>
        </w:rPr>
        <w:t>，若</w:t>
      </w:r>
      <w:r w:rsidR="00827297" w:rsidRPr="00827297">
        <w:rPr>
          <w:rFonts w:eastAsiaTheme="minorEastAsia"/>
          <w:sz w:val="24"/>
          <w:szCs w:val="24"/>
        </w:rPr>
        <w:t>所述大语言模型</w:t>
      </w:r>
      <w:r w:rsidR="00EF2CF7">
        <w:rPr>
          <w:rFonts w:eastAsiaTheme="minorEastAsia" w:hint="eastAsia"/>
          <w:sz w:val="24"/>
          <w:szCs w:val="24"/>
        </w:rPr>
        <w:t>的</w:t>
      </w:r>
      <w:r w:rsidR="00827297" w:rsidRPr="00827297">
        <w:rPr>
          <w:rFonts w:eastAsiaTheme="minorEastAsia"/>
          <w:sz w:val="24"/>
          <w:szCs w:val="24"/>
        </w:rPr>
        <w:t>输出无法解析为合法的</w:t>
      </w:r>
      <w:r w:rsidR="00827297">
        <w:rPr>
          <w:rFonts w:eastAsiaTheme="minorEastAsia" w:hint="eastAsia"/>
          <w:sz w:val="24"/>
          <w:szCs w:val="24"/>
        </w:rPr>
        <w:t>所述多维度</w:t>
      </w:r>
      <w:r w:rsidR="00827297" w:rsidRPr="007F5FA3">
        <w:rPr>
          <w:rFonts w:eastAsiaTheme="minorEastAsia"/>
          <w:sz w:val="24"/>
          <w:szCs w:val="24"/>
        </w:rPr>
        <w:t>结构化路由决策数据</w:t>
      </w:r>
      <w:r w:rsidR="00827297" w:rsidRPr="007A1D93">
        <w:rPr>
          <w:rFonts w:eastAsiaTheme="minorEastAsia" w:hint="eastAsia"/>
          <w:sz w:val="24"/>
          <w:szCs w:val="24"/>
        </w:rPr>
        <w:t>，则利用正则表达式模式在原始输出文本</w:t>
      </w:r>
      <w:r w:rsidR="00827297" w:rsidRPr="007A1D93">
        <w:rPr>
          <w:rFonts w:eastAsiaTheme="minorEastAsia"/>
          <w:sz w:val="24"/>
          <w:szCs w:val="24"/>
        </w:rPr>
        <w:t>提取首个</w:t>
      </w:r>
      <w:r w:rsidR="00827297" w:rsidRPr="007A1D93">
        <w:rPr>
          <w:rFonts w:eastAsiaTheme="minorEastAsia" w:hint="eastAsia"/>
          <w:sz w:val="24"/>
          <w:szCs w:val="24"/>
        </w:rPr>
        <w:t>符合所述正则表达模式</w:t>
      </w:r>
      <w:r w:rsidR="00827297" w:rsidRPr="007A1D93">
        <w:rPr>
          <w:rFonts w:eastAsiaTheme="minorEastAsia"/>
          <w:sz w:val="24"/>
          <w:szCs w:val="24"/>
        </w:rPr>
        <w:t>的</w:t>
      </w:r>
      <w:r w:rsidR="00827297">
        <w:rPr>
          <w:rFonts w:eastAsiaTheme="minorEastAsia" w:hint="eastAsia"/>
          <w:sz w:val="24"/>
          <w:szCs w:val="24"/>
        </w:rPr>
        <w:t>多维度</w:t>
      </w:r>
      <w:r w:rsidR="00827297" w:rsidRPr="007A1D93">
        <w:rPr>
          <w:rFonts w:eastAsiaTheme="minorEastAsia"/>
          <w:sz w:val="24"/>
          <w:szCs w:val="24"/>
        </w:rPr>
        <w:t>结构化</w:t>
      </w:r>
      <w:r w:rsidR="00827297" w:rsidRPr="007F5FA3">
        <w:rPr>
          <w:rFonts w:eastAsiaTheme="minorEastAsia"/>
          <w:sz w:val="24"/>
          <w:szCs w:val="24"/>
        </w:rPr>
        <w:t>路由决策</w:t>
      </w:r>
      <w:r w:rsidR="00827297" w:rsidRPr="007A1D93">
        <w:rPr>
          <w:rFonts w:eastAsiaTheme="minorEastAsia"/>
          <w:sz w:val="24"/>
          <w:szCs w:val="24"/>
        </w:rPr>
        <w:t>数据片段，并对</w:t>
      </w:r>
      <w:r w:rsidR="00827297" w:rsidRPr="007A1D93">
        <w:rPr>
          <w:rFonts w:eastAsiaTheme="minorEastAsia" w:hint="eastAsia"/>
          <w:sz w:val="24"/>
          <w:szCs w:val="24"/>
        </w:rPr>
        <w:t>所述</w:t>
      </w:r>
      <w:r w:rsidR="00827297">
        <w:rPr>
          <w:rFonts w:eastAsiaTheme="minorEastAsia" w:hint="eastAsia"/>
          <w:sz w:val="24"/>
          <w:szCs w:val="24"/>
        </w:rPr>
        <w:t>多维度</w:t>
      </w:r>
      <w:r w:rsidR="00827297" w:rsidRPr="007A1D93">
        <w:rPr>
          <w:rFonts w:eastAsiaTheme="minorEastAsia"/>
          <w:sz w:val="24"/>
          <w:szCs w:val="24"/>
        </w:rPr>
        <w:t>结构化</w:t>
      </w:r>
      <w:r w:rsidR="00827297" w:rsidRPr="007F5FA3">
        <w:rPr>
          <w:rFonts w:eastAsiaTheme="minorEastAsia"/>
          <w:sz w:val="24"/>
          <w:szCs w:val="24"/>
        </w:rPr>
        <w:t>路由决策</w:t>
      </w:r>
      <w:r w:rsidR="00827297" w:rsidRPr="007A1D93">
        <w:rPr>
          <w:rFonts w:eastAsiaTheme="minorEastAsia"/>
          <w:sz w:val="24"/>
          <w:szCs w:val="24"/>
        </w:rPr>
        <w:t>数据片段进行二次解析</w:t>
      </w:r>
      <w:r w:rsidR="00827297">
        <w:rPr>
          <w:rFonts w:eastAsiaTheme="minorEastAsia" w:hint="eastAsia"/>
          <w:sz w:val="24"/>
          <w:szCs w:val="24"/>
        </w:rPr>
        <w:t>；</w:t>
      </w:r>
      <w:r w:rsidR="00827297" w:rsidRPr="007A1D93">
        <w:rPr>
          <w:rFonts w:eastAsiaTheme="minorEastAsia" w:hint="eastAsia"/>
          <w:sz w:val="24"/>
          <w:szCs w:val="24"/>
        </w:rPr>
        <w:t>若</w:t>
      </w:r>
      <w:r w:rsidR="00827297" w:rsidRPr="00827297">
        <w:rPr>
          <w:rFonts w:eastAsiaTheme="minorEastAsia"/>
          <w:sz w:val="24"/>
          <w:szCs w:val="24"/>
        </w:rPr>
        <w:t>二次解析后仍然无法得到合法的</w:t>
      </w:r>
      <w:r w:rsidR="00827297">
        <w:rPr>
          <w:rFonts w:eastAsiaTheme="minorEastAsia" w:hint="eastAsia"/>
          <w:sz w:val="24"/>
          <w:szCs w:val="24"/>
        </w:rPr>
        <w:t>多维度</w:t>
      </w:r>
      <w:r w:rsidR="00827297" w:rsidRPr="007A1D93">
        <w:rPr>
          <w:rFonts w:eastAsiaTheme="minorEastAsia"/>
          <w:sz w:val="24"/>
          <w:szCs w:val="24"/>
        </w:rPr>
        <w:t>结构化</w:t>
      </w:r>
      <w:r w:rsidR="00827297" w:rsidRPr="007F5FA3">
        <w:rPr>
          <w:rFonts w:eastAsiaTheme="minorEastAsia"/>
          <w:sz w:val="24"/>
          <w:szCs w:val="24"/>
        </w:rPr>
        <w:t>路由决策</w:t>
      </w:r>
      <w:r w:rsidR="00827297" w:rsidRPr="007A1D93">
        <w:rPr>
          <w:rFonts w:eastAsiaTheme="minorEastAsia" w:hint="eastAsia"/>
          <w:sz w:val="24"/>
          <w:szCs w:val="24"/>
        </w:rPr>
        <w:t>，则将预设默认路由决策确定为对应</w:t>
      </w:r>
      <w:r w:rsidR="00827297">
        <w:rPr>
          <w:rFonts w:eastAsiaTheme="minorEastAsia" w:hint="eastAsia"/>
          <w:sz w:val="24"/>
          <w:szCs w:val="24"/>
        </w:rPr>
        <w:t>检索路径</w:t>
      </w:r>
      <w:r w:rsidR="00827297" w:rsidRPr="007A1D93">
        <w:rPr>
          <w:rFonts w:eastAsiaTheme="minorEastAsia" w:hint="eastAsia"/>
          <w:sz w:val="24"/>
          <w:szCs w:val="24"/>
        </w:rPr>
        <w:t>的所述目标结构化</w:t>
      </w:r>
      <w:r w:rsidR="00827297" w:rsidRPr="007A1D93">
        <w:rPr>
          <w:rFonts w:eastAsiaTheme="minorEastAsia"/>
          <w:sz w:val="24"/>
          <w:szCs w:val="24"/>
        </w:rPr>
        <w:t>路由决策数据。</w:t>
      </w:r>
    </w:p>
    <w:p w14:paraId="581076DB" w14:textId="77777777" w:rsidR="00755998" w:rsidRPr="00755998" w:rsidRDefault="00755998" w:rsidP="00755998">
      <w:pPr>
        <w:tabs>
          <w:tab w:val="left" w:pos="800"/>
        </w:tabs>
        <w:snapToGrid w:val="0"/>
        <w:spacing w:beforeLines="35" w:before="175" w:line="460" w:lineRule="exact"/>
        <w:ind w:firstLineChars="200" w:firstLine="480"/>
        <w:rPr>
          <w:rFonts w:eastAsiaTheme="minorEastAsia"/>
          <w:sz w:val="24"/>
          <w:szCs w:val="24"/>
        </w:rPr>
      </w:pPr>
    </w:p>
    <w:p w14:paraId="26D8B3EE" w14:textId="72A40646" w:rsidR="00E140E4" w:rsidRDefault="00AE5A00" w:rsidP="00AE5A00">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3</w:t>
      </w:r>
      <w:r w:rsidR="00755998" w:rsidRPr="00755998">
        <w:rPr>
          <w:rFonts w:eastAsiaTheme="minorEastAsia"/>
          <w:sz w:val="24"/>
          <w:szCs w:val="24"/>
        </w:rPr>
        <w:t>．根据权利要求</w:t>
      </w:r>
      <w:r>
        <w:rPr>
          <w:rFonts w:eastAsiaTheme="minorEastAsia" w:hint="eastAsia"/>
          <w:sz w:val="24"/>
          <w:szCs w:val="24"/>
        </w:rPr>
        <w:t>1</w:t>
      </w:r>
      <w:r w:rsidR="00755998" w:rsidRPr="00755998">
        <w:rPr>
          <w:rFonts w:eastAsiaTheme="minorEastAsia"/>
          <w:sz w:val="24"/>
          <w:szCs w:val="24"/>
        </w:rPr>
        <w:t>所述的方</w:t>
      </w:r>
      <w:r w:rsidR="00755998" w:rsidRPr="00755998">
        <w:rPr>
          <w:rFonts w:eastAsiaTheme="minorEastAsia" w:hint="eastAsia"/>
          <w:sz w:val="24"/>
          <w:szCs w:val="24"/>
        </w:rPr>
        <w:t>法，其特征在于，</w:t>
      </w:r>
      <w:r w:rsidR="008E1D25" w:rsidRPr="00640553">
        <w:rPr>
          <w:rFonts w:eastAsiaTheme="minorEastAsia" w:hint="eastAsia"/>
          <w:sz w:val="24"/>
          <w:szCs w:val="24"/>
        </w:rPr>
        <w:t>所</w:t>
      </w:r>
      <w:r w:rsidR="008E1D25">
        <w:rPr>
          <w:rFonts w:eastAsiaTheme="minorEastAsia" w:hint="eastAsia"/>
          <w:sz w:val="24"/>
          <w:szCs w:val="24"/>
        </w:rPr>
        <w:t>述</w:t>
      </w:r>
      <w:r w:rsidR="00075F44">
        <w:rPr>
          <w:rFonts w:eastAsiaTheme="minorEastAsia" w:hint="eastAsia"/>
          <w:sz w:val="24"/>
          <w:szCs w:val="24"/>
        </w:rPr>
        <w:t>对所述多维度</w:t>
      </w:r>
      <w:r w:rsidR="00075F44" w:rsidRPr="007F5FA3">
        <w:rPr>
          <w:rFonts w:eastAsiaTheme="minorEastAsia"/>
          <w:sz w:val="24"/>
          <w:szCs w:val="24"/>
        </w:rPr>
        <w:t>结构化路由决策数据</w:t>
      </w:r>
      <w:r w:rsidR="00075F44">
        <w:rPr>
          <w:rFonts w:eastAsiaTheme="minorEastAsia" w:hint="eastAsia"/>
          <w:sz w:val="24"/>
          <w:szCs w:val="24"/>
        </w:rPr>
        <w:t>中每个字段分别进行单独校验，若任意字段校验不通过，</w:t>
      </w:r>
      <w:r w:rsidR="008E1D25">
        <w:rPr>
          <w:rFonts w:eastAsiaTheme="minorEastAsia" w:hint="eastAsia"/>
          <w:sz w:val="24"/>
          <w:szCs w:val="24"/>
        </w:rPr>
        <w:t>将对应字段进行回退处理</w:t>
      </w:r>
      <w:r w:rsidR="00750089">
        <w:rPr>
          <w:rFonts w:eastAsiaTheme="minorEastAsia" w:hint="eastAsia"/>
          <w:sz w:val="24"/>
          <w:szCs w:val="24"/>
        </w:rPr>
        <w:t>，包括</w:t>
      </w:r>
      <w:r w:rsidR="00750089">
        <w:rPr>
          <w:rFonts w:eastAsiaTheme="minorEastAsia" w:hint="eastAsia"/>
          <w:sz w:val="24"/>
          <w:szCs w:val="24"/>
        </w:rPr>
        <w:lastRenderedPageBreak/>
        <w:t>以下过程中的至少之一：</w:t>
      </w:r>
    </w:p>
    <w:p w14:paraId="6182779E" w14:textId="105387CC" w:rsidR="00E140E4" w:rsidRPr="00A04A91" w:rsidRDefault="00A752C6"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判断查询意图类型字段是否属于预</w:t>
      </w:r>
      <w:r w:rsidRPr="00A04A91">
        <w:rPr>
          <w:rFonts w:eastAsiaTheme="minorEastAsia" w:hint="eastAsia"/>
          <w:sz w:val="24"/>
          <w:szCs w:val="24"/>
        </w:rPr>
        <w:t>设</w:t>
      </w:r>
      <w:r w:rsidRPr="00A04A91">
        <w:rPr>
          <w:rFonts w:eastAsiaTheme="minorEastAsia"/>
          <w:sz w:val="24"/>
          <w:szCs w:val="24"/>
        </w:rPr>
        <w:t>意图类型集合，若</w:t>
      </w:r>
      <w:r w:rsidRPr="00A04A91">
        <w:rPr>
          <w:rFonts w:eastAsiaTheme="minorEastAsia" w:hint="eastAsia"/>
          <w:sz w:val="24"/>
          <w:szCs w:val="24"/>
        </w:rPr>
        <w:t>所述</w:t>
      </w:r>
      <w:r w:rsidRPr="00A04A91">
        <w:rPr>
          <w:rFonts w:eastAsiaTheme="minorEastAsia"/>
          <w:sz w:val="24"/>
          <w:szCs w:val="24"/>
        </w:rPr>
        <w:t>查询意图类型字段不属于</w:t>
      </w:r>
      <w:r w:rsidRPr="00A04A91">
        <w:rPr>
          <w:rFonts w:eastAsiaTheme="minorEastAsia" w:hint="eastAsia"/>
          <w:sz w:val="24"/>
          <w:szCs w:val="24"/>
        </w:rPr>
        <w:t>所述</w:t>
      </w:r>
      <w:r w:rsidRPr="00A04A91">
        <w:rPr>
          <w:rFonts w:eastAsiaTheme="minorEastAsia"/>
          <w:sz w:val="24"/>
          <w:szCs w:val="24"/>
        </w:rPr>
        <w:t>预</w:t>
      </w:r>
      <w:r w:rsidRPr="00A04A91">
        <w:rPr>
          <w:rFonts w:eastAsiaTheme="minorEastAsia" w:hint="eastAsia"/>
          <w:sz w:val="24"/>
          <w:szCs w:val="24"/>
        </w:rPr>
        <w:t>设</w:t>
      </w:r>
      <w:r w:rsidRPr="00A04A91">
        <w:rPr>
          <w:rFonts w:eastAsiaTheme="minorEastAsia"/>
          <w:sz w:val="24"/>
          <w:szCs w:val="24"/>
        </w:rPr>
        <w:t>意图类型集合</w:t>
      </w:r>
      <w:r w:rsidRPr="00A04A91">
        <w:rPr>
          <w:rFonts w:eastAsiaTheme="minorEastAsia" w:hint="eastAsia"/>
          <w:sz w:val="24"/>
          <w:szCs w:val="24"/>
        </w:rPr>
        <w:t>，</w:t>
      </w:r>
      <w:r w:rsidRPr="00A04A91">
        <w:rPr>
          <w:rFonts w:eastAsiaTheme="minorEastAsia"/>
          <w:sz w:val="24"/>
          <w:szCs w:val="24"/>
        </w:rPr>
        <w:t>则将</w:t>
      </w:r>
      <w:r w:rsidRPr="00A04A91">
        <w:rPr>
          <w:rFonts w:eastAsiaTheme="minorEastAsia" w:hint="eastAsia"/>
          <w:sz w:val="24"/>
          <w:szCs w:val="24"/>
        </w:rPr>
        <w:t>所述</w:t>
      </w:r>
      <w:r w:rsidRPr="00A04A91">
        <w:rPr>
          <w:rFonts w:eastAsiaTheme="minorEastAsia"/>
          <w:sz w:val="24"/>
          <w:szCs w:val="24"/>
        </w:rPr>
        <w:t>查询意图类型字段回退为预设默认意图类型</w:t>
      </w:r>
      <w:r w:rsidR="00E140E4" w:rsidRPr="00A04A91">
        <w:rPr>
          <w:rFonts w:eastAsiaTheme="minorEastAsia" w:hint="eastAsia"/>
          <w:sz w:val="24"/>
          <w:szCs w:val="24"/>
        </w:rPr>
        <w:t>；</w:t>
      </w:r>
    </w:p>
    <w:p w14:paraId="3BC07457" w14:textId="7FAF502E" w:rsidR="00E140E4" w:rsidRPr="00A04A91"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w:t>
      </w:r>
      <w:r w:rsidR="00E140E4" w:rsidRPr="00A04A91">
        <w:rPr>
          <w:rFonts w:eastAsiaTheme="minorEastAsia"/>
          <w:sz w:val="24"/>
          <w:szCs w:val="24"/>
        </w:rPr>
        <w:t>检索范围</w:t>
      </w:r>
      <w:r w:rsidRPr="00A04A91">
        <w:rPr>
          <w:rFonts w:eastAsiaTheme="minorEastAsia"/>
          <w:sz w:val="24"/>
          <w:szCs w:val="24"/>
        </w:rPr>
        <w:t>字段</w:t>
      </w:r>
      <w:r w:rsidRPr="00A04A91">
        <w:rPr>
          <w:rFonts w:eastAsiaTheme="minorEastAsia" w:hint="eastAsia"/>
          <w:sz w:val="24"/>
          <w:szCs w:val="24"/>
        </w:rPr>
        <w:t>中每个值</w:t>
      </w:r>
      <w:r w:rsidRPr="00A04A91">
        <w:rPr>
          <w:rFonts w:eastAsiaTheme="minorEastAsia"/>
          <w:sz w:val="24"/>
          <w:szCs w:val="24"/>
        </w:rPr>
        <w:t>是否属于预</w:t>
      </w:r>
      <w:r w:rsidRPr="00A04A91">
        <w:rPr>
          <w:rFonts w:eastAsiaTheme="minorEastAsia" w:hint="eastAsia"/>
          <w:sz w:val="24"/>
          <w:szCs w:val="24"/>
        </w:rPr>
        <w:t>设</w:t>
      </w:r>
      <w:r w:rsidRPr="00A04A91">
        <w:rPr>
          <w:rFonts w:eastAsiaTheme="minorEastAsia"/>
          <w:sz w:val="24"/>
          <w:szCs w:val="24"/>
        </w:rPr>
        <w:t>范围值集合</w:t>
      </w:r>
      <w:r w:rsidRPr="00A04A91">
        <w:rPr>
          <w:rFonts w:eastAsiaTheme="minorEastAsia" w:hint="eastAsia"/>
          <w:sz w:val="24"/>
          <w:szCs w:val="24"/>
        </w:rPr>
        <w:t>，</w:t>
      </w:r>
      <w:r w:rsidRPr="00A04A91">
        <w:rPr>
          <w:rFonts w:eastAsiaTheme="minorEastAsia"/>
          <w:sz w:val="24"/>
          <w:szCs w:val="24"/>
        </w:rPr>
        <w:t>若</w:t>
      </w:r>
      <w:r w:rsidRPr="00A04A91">
        <w:rPr>
          <w:rFonts w:eastAsiaTheme="minorEastAsia" w:hint="eastAsia"/>
          <w:sz w:val="24"/>
          <w:szCs w:val="24"/>
        </w:rPr>
        <w:t>所有值均不属于所述</w:t>
      </w:r>
      <w:r w:rsidRPr="00A04A91">
        <w:rPr>
          <w:rFonts w:eastAsiaTheme="minorEastAsia"/>
          <w:sz w:val="24"/>
          <w:szCs w:val="24"/>
        </w:rPr>
        <w:t>预</w:t>
      </w:r>
      <w:r w:rsidRPr="00A04A91">
        <w:rPr>
          <w:rFonts w:eastAsiaTheme="minorEastAsia" w:hint="eastAsia"/>
          <w:sz w:val="24"/>
          <w:szCs w:val="24"/>
        </w:rPr>
        <w:t>设</w:t>
      </w:r>
      <w:r w:rsidRPr="00A04A91">
        <w:rPr>
          <w:rFonts w:eastAsiaTheme="minorEastAsia"/>
          <w:sz w:val="24"/>
          <w:szCs w:val="24"/>
        </w:rPr>
        <w:t>范围值集合</w:t>
      </w:r>
      <w:r w:rsidRPr="00A04A91">
        <w:rPr>
          <w:rFonts w:eastAsiaTheme="minorEastAsia" w:hint="eastAsia"/>
          <w:sz w:val="24"/>
          <w:szCs w:val="24"/>
        </w:rPr>
        <w:t>，则将所述</w:t>
      </w:r>
      <w:r w:rsidR="00A04A91" w:rsidRPr="00A04A91">
        <w:rPr>
          <w:rFonts w:eastAsiaTheme="minorEastAsia"/>
          <w:sz w:val="24"/>
          <w:szCs w:val="24"/>
        </w:rPr>
        <w:t>检索范围字段</w:t>
      </w:r>
      <w:r w:rsidRPr="00A04A91">
        <w:rPr>
          <w:rFonts w:eastAsiaTheme="minorEastAsia" w:hint="eastAsia"/>
          <w:sz w:val="24"/>
          <w:szCs w:val="24"/>
        </w:rPr>
        <w:t>回退为</w:t>
      </w:r>
      <w:r w:rsidR="00B554E9" w:rsidRPr="00A04A91">
        <w:rPr>
          <w:rFonts w:eastAsiaTheme="minorEastAsia"/>
          <w:sz w:val="24"/>
          <w:szCs w:val="24"/>
        </w:rPr>
        <w:t>预设默认检索范围</w:t>
      </w:r>
      <w:r w:rsidR="00E140E4" w:rsidRPr="00A04A91">
        <w:rPr>
          <w:rFonts w:eastAsiaTheme="minorEastAsia" w:hint="eastAsia"/>
          <w:sz w:val="24"/>
          <w:szCs w:val="24"/>
        </w:rPr>
        <w:t>；</w:t>
      </w:r>
    </w:p>
    <w:p w14:paraId="0C31B2E4" w14:textId="20A6A4C2" w:rsidR="00E140E4" w:rsidRPr="00A04A91"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w:t>
      </w:r>
      <w:r w:rsidR="00E140E4" w:rsidRPr="00A04A91">
        <w:rPr>
          <w:rFonts w:eastAsiaTheme="minorEastAsia"/>
          <w:sz w:val="24"/>
          <w:szCs w:val="24"/>
        </w:rPr>
        <w:t>图遍历策略</w:t>
      </w:r>
      <w:r w:rsidRPr="00A04A91">
        <w:rPr>
          <w:rFonts w:eastAsiaTheme="minorEastAsia"/>
          <w:sz w:val="24"/>
          <w:szCs w:val="24"/>
        </w:rPr>
        <w:t>字段是否属于预</w:t>
      </w:r>
      <w:r w:rsidRPr="00A04A91">
        <w:rPr>
          <w:rFonts w:eastAsiaTheme="minorEastAsia" w:hint="eastAsia"/>
          <w:sz w:val="24"/>
          <w:szCs w:val="24"/>
        </w:rPr>
        <w:t>设</w:t>
      </w:r>
      <w:r w:rsidR="00B554E9" w:rsidRPr="00A04A91">
        <w:rPr>
          <w:rFonts w:eastAsiaTheme="minorEastAsia"/>
          <w:sz w:val="24"/>
          <w:szCs w:val="24"/>
        </w:rPr>
        <w:t>图遍历策略集合</w:t>
      </w:r>
      <w:r w:rsidR="00B554E9" w:rsidRPr="00A04A91">
        <w:rPr>
          <w:rFonts w:eastAsiaTheme="minorEastAsia" w:hint="eastAsia"/>
          <w:sz w:val="24"/>
          <w:szCs w:val="24"/>
        </w:rPr>
        <w:t>，</w:t>
      </w:r>
      <w:r w:rsidR="00B554E9" w:rsidRPr="00A04A91">
        <w:rPr>
          <w:rFonts w:eastAsiaTheme="minorEastAsia"/>
          <w:sz w:val="24"/>
          <w:szCs w:val="24"/>
        </w:rPr>
        <w:t>若所述图遍历策略字段不属于所述预设图遍历策略集合，则将所述图遍历策略字段回退为预设默认图遍历策略</w:t>
      </w:r>
      <w:r w:rsidR="00E140E4" w:rsidRPr="00A04A91">
        <w:rPr>
          <w:rFonts w:eastAsiaTheme="minorEastAsia" w:hint="eastAsia"/>
          <w:sz w:val="24"/>
          <w:szCs w:val="24"/>
        </w:rPr>
        <w:t>；</w:t>
      </w:r>
    </w:p>
    <w:p w14:paraId="74F25557" w14:textId="5CC60062" w:rsidR="00E140E4" w:rsidRPr="00A04A91"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w:t>
      </w:r>
      <w:r w:rsidR="00170449">
        <w:rPr>
          <w:rFonts w:eastAsiaTheme="minorEastAsia"/>
          <w:sz w:val="24"/>
          <w:szCs w:val="24"/>
        </w:rPr>
        <w:t>检索路径</w:t>
      </w:r>
      <w:r w:rsidR="00E140E4" w:rsidRPr="00A04A91">
        <w:rPr>
          <w:rFonts w:eastAsiaTheme="minorEastAsia"/>
          <w:sz w:val="24"/>
          <w:szCs w:val="24"/>
        </w:rPr>
        <w:t>融合权重值</w:t>
      </w:r>
      <w:r w:rsidRPr="00A04A91">
        <w:rPr>
          <w:rFonts w:eastAsiaTheme="minorEastAsia"/>
          <w:sz w:val="24"/>
          <w:szCs w:val="24"/>
        </w:rPr>
        <w:t>字段</w:t>
      </w:r>
      <w:r w:rsidR="00B554E9" w:rsidRPr="00A04A91">
        <w:rPr>
          <w:rFonts w:eastAsiaTheme="minorEastAsia" w:hint="eastAsia"/>
          <w:sz w:val="24"/>
          <w:szCs w:val="24"/>
        </w:rPr>
        <w:t>的每个键名</w:t>
      </w:r>
      <w:r w:rsidRPr="00A04A91">
        <w:rPr>
          <w:rFonts w:eastAsiaTheme="minorEastAsia"/>
          <w:sz w:val="24"/>
          <w:szCs w:val="24"/>
        </w:rPr>
        <w:t>是否属于预</w:t>
      </w:r>
      <w:r w:rsidRPr="00A04A91">
        <w:rPr>
          <w:rFonts w:eastAsiaTheme="minorEastAsia" w:hint="eastAsia"/>
          <w:sz w:val="24"/>
          <w:szCs w:val="24"/>
        </w:rPr>
        <w:t>设</w:t>
      </w:r>
      <w:r w:rsidR="00170449">
        <w:rPr>
          <w:rFonts w:eastAsiaTheme="minorEastAsia"/>
          <w:sz w:val="24"/>
          <w:szCs w:val="24"/>
        </w:rPr>
        <w:t>检索路径</w:t>
      </w:r>
      <w:r w:rsidR="00B554E9" w:rsidRPr="00A04A91">
        <w:rPr>
          <w:rFonts w:eastAsiaTheme="minorEastAsia"/>
          <w:sz w:val="24"/>
          <w:szCs w:val="24"/>
        </w:rPr>
        <w:t>标识集合</w:t>
      </w:r>
      <w:r w:rsidR="00B554E9" w:rsidRPr="00A04A91">
        <w:rPr>
          <w:rFonts w:eastAsiaTheme="minorEastAsia" w:hint="eastAsia"/>
          <w:sz w:val="24"/>
          <w:szCs w:val="24"/>
        </w:rPr>
        <w:t>，若任意键名不属于所述</w:t>
      </w:r>
      <w:r w:rsidR="00B554E9" w:rsidRPr="00A04A91">
        <w:rPr>
          <w:rFonts w:eastAsiaTheme="minorEastAsia"/>
          <w:sz w:val="24"/>
          <w:szCs w:val="24"/>
        </w:rPr>
        <w:t>预</w:t>
      </w:r>
      <w:r w:rsidR="00B554E9" w:rsidRPr="00A04A91">
        <w:rPr>
          <w:rFonts w:eastAsiaTheme="minorEastAsia" w:hint="eastAsia"/>
          <w:sz w:val="24"/>
          <w:szCs w:val="24"/>
        </w:rPr>
        <w:t>设</w:t>
      </w:r>
      <w:r w:rsidR="00170449">
        <w:rPr>
          <w:rFonts w:eastAsiaTheme="minorEastAsia"/>
          <w:sz w:val="24"/>
          <w:szCs w:val="24"/>
        </w:rPr>
        <w:t>检索路径</w:t>
      </w:r>
      <w:r w:rsidR="00B554E9" w:rsidRPr="00A04A91">
        <w:rPr>
          <w:rFonts w:eastAsiaTheme="minorEastAsia"/>
          <w:sz w:val="24"/>
          <w:szCs w:val="24"/>
        </w:rPr>
        <w:t>标识集合</w:t>
      </w:r>
      <w:r w:rsidR="00B554E9" w:rsidRPr="00A04A91">
        <w:rPr>
          <w:rFonts w:eastAsiaTheme="minorEastAsia" w:hint="eastAsia"/>
          <w:sz w:val="24"/>
          <w:szCs w:val="24"/>
        </w:rPr>
        <w:t>，则</w:t>
      </w:r>
      <w:r w:rsidR="00B554E9" w:rsidRPr="00A04A91">
        <w:rPr>
          <w:rFonts w:eastAsiaTheme="minorEastAsia"/>
          <w:sz w:val="24"/>
          <w:szCs w:val="24"/>
        </w:rPr>
        <w:t>将</w:t>
      </w:r>
      <w:r w:rsidR="00B554E9" w:rsidRPr="00A04A91">
        <w:rPr>
          <w:rFonts w:eastAsiaTheme="minorEastAsia" w:hint="eastAsia"/>
          <w:sz w:val="24"/>
          <w:szCs w:val="24"/>
        </w:rPr>
        <w:t>对应键名进行去除</w:t>
      </w:r>
      <w:r w:rsidR="00A04A91" w:rsidRPr="00A04A91">
        <w:rPr>
          <w:rFonts w:eastAsiaTheme="minorEastAsia" w:hint="eastAsia"/>
          <w:sz w:val="24"/>
          <w:szCs w:val="24"/>
        </w:rPr>
        <w:t>；</w:t>
      </w:r>
    </w:p>
    <w:p w14:paraId="0AACA127" w14:textId="1420D6A1" w:rsidR="00755998"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w:t>
      </w:r>
      <w:r w:rsidR="00E140E4" w:rsidRPr="00A04A91">
        <w:rPr>
          <w:rFonts w:eastAsiaTheme="minorEastAsia"/>
          <w:sz w:val="24"/>
          <w:szCs w:val="24"/>
        </w:rPr>
        <w:t>时间约束信息</w:t>
      </w:r>
      <w:r w:rsidRPr="00A04A91">
        <w:rPr>
          <w:rFonts w:eastAsiaTheme="minorEastAsia"/>
          <w:sz w:val="24"/>
          <w:szCs w:val="24"/>
        </w:rPr>
        <w:t>字段是否</w:t>
      </w:r>
      <w:r w:rsidR="00A04A91" w:rsidRPr="00A04A91">
        <w:rPr>
          <w:rFonts w:eastAsiaTheme="minorEastAsia"/>
          <w:sz w:val="24"/>
          <w:szCs w:val="24"/>
        </w:rPr>
        <w:t>符合预设时间格式规则</w:t>
      </w:r>
      <w:r w:rsidR="00A04A91" w:rsidRPr="00A04A91">
        <w:rPr>
          <w:rFonts w:eastAsiaTheme="minorEastAsia" w:hint="eastAsia"/>
          <w:sz w:val="24"/>
          <w:szCs w:val="24"/>
        </w:rPr>
        <w:t>，若所述</w:t>
      </w:r>
      <w:r w:rsidR="00A04A91" w:rsidRPr="00A04A91">
        <w:rPr>
          <w:rFonts w:eastAsiaTheme="minorEastAsia"/>
          <w:sz w:val="24"/>
          <w:szCs w:val="24"/>
        </w:rPr>
        <w:t>时间约束信息字段</w:t>
      </w:r>
      <w:r w:rsidR="00A04A91" w:rsidRPr="00A04A91">
        <w:rPr>
          <w:rFonts w:eastAsiaTheme="minorEastAsia" w:hint="eastAsia"/>
          <w:sz w:val="24"/>
          <w:szCs w:val="24"/>
        </w:rPr>
        <w:t>不</w:t>
      </w:r>
      <w:r w:rsidR="00A04A91" w:rsidRPr="00A04A91">
        <w:rPr>
          <w:rFonts w:eastAsiaTheme="minorEastAsia"/>
          <w:sz w:val="24"/>
          <w:szCs w:val="24"/>
        </w:rPr>
        <w:t>符合</w:t>
      </w:r>
      <w:r w:rsidR="00A04A91" w:rsidRPr="00A04A91">
        <w:rPr>
          <w:rFonts w:eastAsiaTheme="minorEastAsia" w:hint="eastAsia"/>
          <w:sz w:val="24"/>
          <w:szCs w:val="24"/>
        </w:rPr>
        <w:t>所述</w:t>
      </w:r>
      <w:r w:rsidR="00A04A91" w:rsidRPr="00A04A91">
        <w:rPr>
          <w:rFonts w:eastAsiaTheme="minorEastAsia"/>
          <w:sz w:val="24"/>
          <w:szCs w:val="24"/>
        </w:rPr>
        <w:t>预设时间格式规则</w:t>
      </w:r>
      <w:r w:rsidR="00A04A91" w:rsidRPr="00A04A91">
        <w:rPr>
          <w:rFonts w:eastAsiaTheme="minorEastAsia" w:hint="eastAsia"/>
          <w:sz w:val="24"/>
          <w:szCs w:val="24"/>
        </w:rPr>
        <w:t>，则将所述</w:t>
      </w:r>
      <w:r w:rsidR="00A04A91" w:rsidRPr="00A04A91">
        <w:rPr>
          <w:rFonts w:eastAsiaTheme="minorEastAsia"/>
          <w:sz w:val="24"/>
          <w:szCs w:val="24"/>
        </w:rPr>
        <w:t>时间约束信息字段</w:t>
      </w:r>
      <w:r w:rsidR="00A04A91" w:rsidRPr="00A04A91">
        <w:rPr>
          <w:rFonts w:eastAsiaTheme="minorEastAsia" w:hint="eastAsia"/>
          <w:sz w:val="24"/>
          <w:szCs w:val="24"/>
        </w:rPr>
        <w:t>进行去除</w:t>
      </w:r>
      <w:r w:rsidR="00755998" w:rsidRPr="00755998">
        <w:rPr>
          <w:rFonts w:eastAsiaTheme="minorEastAsia" w:hint="eastAsia"/>
          <w:sz w:val="24"/>
          <w:szCs w:val="24"/>
        </w:rPr>
        <w:t>。</w:t>
      </w:r>
    </w:p>
    <w:p w14:paraId="3B62BADF" w14:textId="77777777" w:rsidR="00FC0F8E" w:rsidRDefault="00FC0F8E" w:rsidP="00755998">
      <w:pPr>
        <w:tabs>
          <w:tab w:val="left" w:pos="800"/>
        </w:tabs>
        <w:snapToGrid w:val="0"/>
        <w:spacing w:beforeLines="35" w:before="175" w:line="460" w:lineRule="exact"/>
        <w:ind w:firstLineChars="200" w:firstLine="480"/>
        <w:rPr>
          <w:rFonts w:eastAsiaTheme="minorEastAsia"/>
          <w:sz w:val="24"/>
          <w:szCs w:val="24"/>
        </w:rPr>
      </w:pPr>
    </w:p>
    <w:p w14:paraId="35D03975" w14:textId="01CEB5EB" w:rsidR="00C9340E" w:rsidRDefault="00AE5A00"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4</w:t>
      </w:r>
      <w:r w:rsidR="00FC0F8E" w:rsidRPr="00755998">
        <w:rPr>
          <w:rFonts w:eastAsiaTheme="minorEastAsia" w:hint="eastAsia"/>
          <w:sz w:val="24"/>
          <w:szCs w:val="24"/>
        </w:rPr>
        <w:t>．</w:t>
      </w:r>
      <w:r w:rsidR="00FC0F8E" w:rsidRPr="00755998">
        <w:rPr>
          <w:rFonts w:eastAsiaTheme="minorEastAsia"/>
          <w:sz w:val="24"/>
          <w:szCs w:val="24"/>
        </w:rPr>
        <w:t>根据权利要求</w:t>
      </w:r>
      <w:r>
        <w:rPr>
          <w:rFonts w:eastAsiaTheme="minorEastAsia" w:hint="eastAsia"/>
          <w:sz w:val="24"/>
          <w:szCs w:val="24"/>
        </w:rPr>
        <w:t>3</w:t>
      </w:r>
      <w:r w:rsidR="00FC0F8E" w:rsidRPr="00755998">
        <w:rPr>
          <w:rFonts w:eastAsiaTheme="minorEastAsia"/>
          <w:sz w:val="24"/>
          <w:szCs w:val="24"/>
        </w:rPr>
        <w:t>所述</w:t>
      </w:r>
      <w:r w:rsidR="00FC0F8E" w:rsidRPr="00755998">
        <w:rPr>
          <w:rFonts w:eastAsiaTheme="minorEastAsia" w:hint="eastAsia"/>
          <w:sz w:val="24"/>
          <w:szCs w:val="24"/>
        </w:rPr>
        <w:t>的</w:t>
      </w:r>
      <w:r w:rsidR="00FC0F8E" w:rsidRPr="00755998">
        <w:rPr>
          <w:rFonts w:eastAsiaTheme="minorEastAsia"/>
          <w:sz w:val="24"/>
          <w:szCs w:val="24"/>
        </w:rPr>
        <w:t>方法，其特征在</w:t>
      </w:r>
      <w:r w:rsidR="00FC0F8E" w:rsidRPr="007A1D93">
        <w:rPr>
          <w:rFonts w:eastAsiaTheme="minorEastAsia"/>
          <w:sz w:val="24"/>
          <w:szCs w:val="24"/>
        </w:rPr>
        <w:t>于</w:t>
      </w:r>
      <w:r w:rsidR="00FC0F8E" w:rsidRPr="007A1D93">
        <w:rPr>
          <w:rFonts w:eastAsiaTheme="minorEastAsia" w:hint="eastAsia"/>
          <w:sz w:val="24"/>
          <w:szCs w:val="24"/>
        </w:rPr>
        <w:t>，</w:t>
      </w:r>
      <w:r w:rsidR="00FC0F8E" w:rsidRPr="00A04A91">
        <w:rPr>
          <w:rFonts w:eastAsiaTheme="minorEastAsia" w:hint="eastAsia"/>
          <w:sz w:val="24"/>
          <w:szCs w:val="24"/>
        </w:rPr>
        <w:t>若所述键名属于所述</w:t>
      </w:r>
      <w:r w:rsidR="00FC0F8E" w:rsidRPr="00A04A91">
        <w:rPr>
          <w:rFonts w:eastAsiaTheme="minorEastAsia"/>
          <w:sz w:val="24"/>
          <w:szCs w:val="24"/>
        </w:rPr>
        <w:t>预</w:t>
      </w:r>
      <w:r w:rsidR="00FC0F8E" w:rsidRPr="00A04A91">
        <w:rPr>
          <w:rFonts w:eastAsiaTheme="minorEastAsia" w:hint="eastAsia"/>
          <w:sz w:val="24"/>
          <w:szCs w:val="24"/>
        </w:rPr>
        <w:t>设</w:t>
      </w:r>
      <w:r w:rsidR="00170449">
        <w:rPr>
          <w:rFonts w:eastAsiaTheme="minorEastAsia"/>
          <w:sz w:val="24"/>
          <w:szCs w:val="24"/>
        </w:rPr>
        <w:t>检索路径</w:t>
      </w:r>
      <w:r w:rsidR="00FC0F8E" w:rsidRPr="00A04A91">
        <w:rPr>
          <w:rFonts w:eastAsiaTheme="minorEastAsia"/>
          <w:sz w:val="24"/>
          <w:szCs w:val="24"/>
        </w:rPr>
        <w:t>标识集合</w:t>
      </w:r>
      <w:r w:rsidR="00FC0F8E" w:rsidRPr="00A04A91">
        <w:rPr>
          <w:rFonts w:eastAsiaTheme="minorEastAsia" w:hint="eastAsia"/>
          <w:sz w:val="24"/>
          <w:szCs w:val="24"/>
        </w:rPr>
        <w:t>，则判断所述</w:t>
      </w:r>
      <w:r w:rsidR="00170449">
        <w:rPr>
          <w:rFonts w:eastAsiaTheme="minorEastAsia"/>
          <w:sz w:val="24"/>
          <w:szCs w:val="24"/>
        </w:rPr>
        <w:t>检索路径</w:t>
      </w:r>
      <w:r w:rsidR="00FC0F8E" w:rsidRPr="00A04A91">
        <w:rPr>
          <w:rFonts w:eastAsiaTheme="minorEastAsia"/>
          <w:sz w:val="24"/>
          <w:szCs w:val="24"/>
        </w:rPr>
        <w:t>融合权重值字段</w:t>
      </w:r>
      <w:r w:rsidR="00FC0F8E" w:rsidRPr="00A04A91">
        <w:rPr>
          <w:rFonts w:eastAsiaTheme="minorEastAsia" w:hint="eastAsia"/>
          <w:sz w:val="24"/>
          <w:szCs w:val="24"/>
        </w:rPr>
        <w:t>的权重值是否为浮点数</w:t>
      </w:r>
      <w:r w:rsidR="00C9340E">
        <w:rPr>
          <w:rFonts w:eastAsiaTheme="minorEastAsia" w:hint="eastAsia"/>
          <w:sz w:val="24"/>
          <w:szCs w:val="24"/>
        </w:rPr>
        <w:t>；</w:t>
      </w:r>
    </w:p>
    <w:p w14:paraId="79001872" w14:textId="4364AC63" w:rsidR="00C9340E" w:rsidRDefault="00FC0F8E"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hint="eastAsia"/>
          <w:sz w:val="24"/>
          <w:szCs w:val="24"/>
        </w:rPr>
        <w:t>若所述权重值不是浮点数，则将所述权重值去除；若所述权重值是浮点数，则判断所述权重值是否超出预设权重值域</w:t>
      </w:r>
      <w:r w:rsidR="00C9340E">
        <w:rPr>
          <w:rFonts w:eastAsiaTheme="minorEastAsia" w:hint="eastAsia"/>
          <w:sz w:val="24"/>
          <w:szCs w:val="24"/>
        </w:rPr>
        <w:t>；</w:t>
      </w:r>
    </w:p>
    <w:p w14:paraId="22072516" w14:textId="17497AFE" w:rsidR="00FC0F8E" w:rsidRDefault="00FC0F8E"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hint="eastAsia"/>
          <w:sz w:val="24"/>
          <w:szCs w:val="24"/>
        </w:rPr>
        <w:t>若所述权重值超出预设权重值域，则将所述权重值裁剪至所述预设权重值域的最近边界值</w:t>
      </w:r>
      <w:r w:rsidR="00457FF2">
        <w:rPr>
          <w:rFonts w:eastAsiaTheme="minorEastAsia" w:hint="eastAsia"/>
          <w:sz w:val="24"/>
          <w:szCs w:val="24"/>
        </w:rPr>
        <w:t>，得到校验</w:t>
      </w:r>
      <w:r w:rsidR="00170449">
        <w:rPr>
          <w:rFonts w:eastAsiaTheme="minorEastAsia" w:hint="eastAsia"/>
          <w:sz w:val="24"/>
          <w:szCs w:val="24"/>
        </w:rPr>
        <w:t>检索路径</w:t>
      </w:r>
      <w:r w:rsidR="00457FF2" w:rsidRPr="00A04A91">
        <w:rPr>
          <w:rFonts w:eastAsiaTheme="minorEastAsia"/>
          <w:sz w:val="24"/>
          <w:szCs w:val="24"/>
        </w:rPr>
        <w:t>融合权重值</w:t>
      </w:r>
      <w:r>
        <w:rPr>
          <w:rFonts w:eastAsiaTheme="minorEastAsia" w:hint="eastAsia"/>
          <w:sz w:val="24"/>
          <w:szCs w:val="24"/>
        </w:rPr>
        <w:t>。</w:t>
      </w:r>
    </w:p>
    <w:p w14:paraId="3413F087" w14:textId="77777777" w:rsidR="00B362B2" w:rsidRPr="00112EBF" w:rsidRDefault="00B362B2" w:rsidP="007F3BA2">
      <w:pPr>
        <w:tabs>
          <w:tab w:val="left" w:pos="800"/>
        </w:tabs>
        <w:snapToGrid w:val="0"/>
        <w:spacing w:beforeLines="35" w:before="175" w:line="460" w:lineRule="exact"/>
        <w:ind w:firstLineChars="200" w:firstLine="480"/>
        <w:rPr>
          <w:rFonts w:eastAsiaTheme="minorEastAsia"/>
          <w:sz w:val="24"/>
          <w:szCs w:val="24"/>
        </w:rPr>
      </w:pPr>
    </w:p>
    <w:p w14:paraId="6F04E9E7" w14:textId="2B94861E" w:rsidR="00B362B2" w:rsidRDefault="00AE5A00"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5</w:t>
      </w:r>
      <w:r w:rsidR="00755998" w:rsidRPr="00755998">
        <w:rPr>
          <w:rFonts w:eastAsiaTheme="minorEastAsia" w:hint="eastAsia"/>
          <w:sz w:val="24"/>
          <w:szCs w:val="24"/>
        </w:rPr>
        <w:t>．根据权利要求</w:t>
      </w:r>
      <w:r>
        <w:rPr>
          <w:rFonts w:eastAsiaTheme="minorEastAsia" w:hint="eastAsia"/>
          <w:sz w:val="24"/>
          <w:szCs w:val="24"/>
        </w:rPr>
        <w:t>4</w:t>
      </w:r>
      <w:r w:rsidR="00755998" w:rsidRPr="00755998">
        <w:rPr>
          <w:rFonts w:eastAsiaTheme="minorEastAsia" w:hint="eastAsia"/>
          <w:sz w:val="24"/>
          <w:szCs w:val="24"/>
        </w:rPr>
        <w:t>所述的方法，其特征在于，</w:t>
      </w:r>
      <w:r w:rsidR="00B362B2">
        <w:rPr>
          <w:rFonts w:eastAsiaTheme="minorEastAsia" w:hint="eastAsia"/>
          <w:sz w:val="24"/>
          <w:szCs w:val="24"/>
        </w:rPr>
        <w:t>在</w:t>
      </w:r>
      <w:r w:rsidR="00F71D38">
        <w:rPr>
          <w:rFonts w:eastAsiaTheme="minorEastAsia" w:hint="eastAsia"/>
          <w:sz w:val="24"/>
          <w:szCs w:val="24"/>
        </w:rPr>
        <w:t>基于校验通过的字段得到所述目标结构化</w:t>
      </w:r>
      <w:r w:rsidR="00F71D38" w:rsidRPr="007F5FA3">
        <w:rPr>
          <w:rFonts w:eastAsiaTheme="minorEastAsia"/>
          <w:sz w:val="24"/>
          <w:szCs w:val="24"/>
        </w:rPr>
        <w:t>路由决策数据</w:t>
      </w:r>
      <w:r w:rsidR="00B362B2">
        <w:rPr>
          <w:rFonts w:eastAsiaTheme="minorEastAsia" w:hint="eastAsia"/>
          <w:sz w:val="24"/>
          <w:szCs w:val="24"/>
        </w:rPr>
        <w:t>之</w:t>
      </w:r>
      <w:r w:rsidR="00261BDE">
        <w:rPr>
          <w:rFonts w:eastAsiaTheme="minorEastAsia" w:hint="eastAsia"/>
          <w:sz w:val="24"/>
          <w:szCs w:val="24"/>
        </w:rPr>
        <w:t>后</w:t>
      </w:r>
      <w:r w:rsidR="00B362B2">
        <w:rPr>
          <w:rFonts w:eastAsiaTheme="minorEastAsia" w:hint="eastAsia"/>
          <w:sz w:val="24"/>
          <w:szCs w:val="24"/>
        </w:rPr>
        <w:t>，还包括</w:t>
      </w:r>
      <w:r w:rsidR="007F3BA2">
        <w:rPr>
          <w:rFonts w:eastAsiaTheme="minorEastAsia" w:hint="eastAsia"/>
          <w:sz w:val="24"/>
          <w:szCs w:val="24"/>
        </w:rPr>
        <w:t>判断是否对</w:t>
      </w:r>
      <w:r w:rsidR="00261BDE">
        <w:rPr>
          <w:rFonts w:eastAsiaTheme="minorEastAsia" w:hint="eastAsia"/>
          <w:sz w:val="24"/>
          <w:szCs w:val="24"/>
        </w:rPr>
        <w:t>所述目标结构化</w:t>
      </w:r>
      <w:r w:rsidR="00261BDE" w:rsidRPr="007F5FA3">
        <w:rPr>
          <w:rFonts w:eastAsiaTheme="minorEastAsia"/>
          <w:sz w:val="24"/>
          <w:szCs w:val="24"/>
        </w:rPr>
        <w:t>路由决策数据</w:t>
      </w:r>
      <w:r w:rsidR="00261BDE">
        <w:rPr>
          <w:rFonts w:eastAsiaTheme="minorEastAsia" w:hint="eastAsia"/>
          <w:sz w:val="24"/>
          <w:szCs w:val="24"/>
        </w:rPr>
        <w:t>中的所述校验检索路径</w:t>
      </w:r>
      <w:r w:rsidR="00261BDE" w:rsidRPr="00A04A91">
        <w:rPr>
          <w:rFonts w:eastAsiaTheme="minorEastAsia"/>
          <w:sz w:val="24"/>
          <w:szCs w:val="24"/>
        </w:rPr>
        <w:t>融合权重值</w:t>
      </w:r>
      <w:r w:rsidR="00261BDE">
        <w:rPr>
          <w:rFonts w:eastAsiaTheme="minorEastAsia" w:hint="eastAsia"/>
          <w:sz w:val="24"/>
          <w:szCs w:val="24"/>
        </w:rPr>
        <w:t>进行调整，包括：</w:t>
      </w:r>
    </w:p>
    <w:p w14:paraId="4F163E50" w14:textId="3F03C25C" w:rsidR="00B362B2" w:rsidRPr="00F46C9B" w:rsidRDefault="002B17D8" w:rsidP="00755998">
      <w:pPr>
        <w:tabs>
          <w:tab w:val="left" w:pos="800"/>
        </w:tabs>
        <w:snapToGrid w:val="0"/>
        <w:spacing w:beforeLines="35" w:before="175" w:line="460" w:lineRule="exact"/>
        <w:ind w:firstLineChars="200" w:firstLine="480"/>
        <w:rPr>
          <w:rFonts w:eastAsiaTheme="minorEastAsia"/>
          <w:sz w:val="24"/>
          <w:szCs w:val="24"/>
        </w:rPr>
      </w:pPr>
      <w:r w:rsidRPr="00F46C9B">
        <w:rPr>
          <w:rFonts w:eastAsiaTheme="minorEastAsia" w:hint="eastAsia"/>
          <w:sz w:val="24"/>
          <w:szCs w:val="24"/>
        </w:rPr>
        <w:t>获取所述</w:t>
      </w:r>
      <w:r>
        <w:rPr>
          <w:rFonts w:eastAsiaTheme="minorEastAsia" w:hint="eastAsia"/>
          <w:sz w:val="24"/>
          <w:szCs w:val="24"/>
        </w:rPr>
        <w:t>用户的历史</w:t>
      </w:r>
      <w:r w:rsidRPr="00F46C9B">
        <w:rPr>
          <w:rFonts w:eastAsiaTheme="minorEastAsia"/>
          <w:sz w:val="24"/>
          <w:szCs w:val="24"/>
        </w:rPr>
        <w:t>画像</w:t>
      </w:r>
      <w:r w:rsidR="00170449">
        <w:rPr>
          <w:rFonts w:eastAsiaTheme="minorEastAsia" w:hint="eastAsia"/>
          <w:sz w:val="24"/>
          <w:szCs w:val="24"/>
        </w:rPr>
        <w:t>检索路径</w:t>
      </w:r>
      <w:r w:rsidRPr="00F46C9B">
        <w:rPr>
          <w:rFonts w:eastAsiaTheme="minorEastAsia"/>
          <w:sz w:val="24"/>
          <w:szCs w:val="24"/>
        </w:rPr>
        <w:t>权重集合</w:t>
      </w:r>
      <w:r w:rsidRPr="00F46C9B">
        <w:rPr>
          <w:rFonts w:eastAsiaTheme="minorEastAsia" w:hint="eastAsia"/>
          <w:sz w:val="24"/>
          <w:szCs w:val="24"/>
        </w:rPr>
        <w:t>和</w:t>
      </w:r>
      <w:r w:rsidR="00EE19CC" w:rsidRPr="00F46C9B">
        <w:rPr>
          <w:rFonts w:eastAsiaTheme="minorEastAsia" w:hint="eastAsia"/>
          <w:sz w:val="24"/>
          <w:szCs w:val="24"/>
        </w:rPr>
        <w:t>所述查询文本所属</w:t>
      </w:r>
      <w:r w:rsidR="00F46C9B" w:rsidRPr="00F46C9B">
        <w:rPr>
          <w:rFonts w:eastAsiaTheme="minorEastAsia" w:hint="eastAsia"/>
          <w:sz w:val="24"/>
          <w:szCs w:val="24"/>
        </w:rPr>
        <w:t>的数据集</w:t>
      </w:r>
      <w:r w:rsidRPr="00F46C9B">
        <w:rPr>
          <w:rFonts w:eastAsiaTheme="minorEastAsia" w:hint="eastAsia"/>
          <w:sz w:val="24"/>
          <w:szCs w:val="24"/>
        </w:rPr>
        <w:t>主题</w:t>
      </w:r>
      <w:r w:rsidR="00EE19CC" w:rsidRPr="00F46C9B">
        <w:rPr>
          <w:rFonts w:eastAsiaTheme="minorEastAsia" w:hint="eastAsia"/>
          <w:sz w:val="24"/>
          <w:szCs w:val="24"/>
        </w:rPr>
        <w:t>集合</w:t>
      </w:r>
      <w:r w:rsidR="00B362B2" w:rsidRPr="00F46C9B">
        <w:rPr>
          <w:rFonts w:eastAsiaTheme="minorEastAsia" w:hint="eastAsia"/>
          <w:sz w:val="24"/>
          <w:szCs w:val="24"/>
        </w:rPr>
        <w:t>；</w:t>
      </w:r>
    </w:p>
    <w:p w14:paraId="40FA0D83" w14:textId="55A71B9D" w:rsidR="00EE19CC" w:rsidRPr="00F46C9B" w:rsidRDefault="00EE19CC" w:rsidP="00755998">
      <w:pPr>
        <w:tabs>
          <w:tab w:val="left" w:pos="800"/>
        </w:tabs>
        <w:snapToGrid w:val="0"/>
        <w:spacing w:beforeLines="35" w:before="175" w:line="460" w:lineRule="exact"/>
        <w:ind w:firstLineChars="200" w:firstLine="480"/>
        <w:rPr>
          <w:rFonts w:eastAsiaTheme="minorEastAsia"/>
          <w:sz w:val="24"/>
          <w:szCs w:val="24"/>
        </w:rPr>
      </w:pPr>
      <w:r w:rsidRPr="00F46C9B">
        <w:rPr>
          <w:rFonts w:eastAsiaTheme="minorEastAsia" w:hint="eastAsia"/>
          <w:sz w:val="24"/>
          <w:szCs w:val="24"/>
        </w:rPr>
        <w:t>基于所述</w:t>
      </w:r>
      <w:r>
        <w:rPr>
          <w:rFonts w:eastAsiaTheme="minorEastAsia" w:hint="eastAsia"/>
          <w:sz w:val="24"/>
          <w:szCs w:val="24"/>
        </w:rPr>
        <w:t>历史</w:t>
      </w:r>
      <w:r w:rsidRPr="00F46C9B">
        <w:rPr>
          <w:rFonts w:eastAsiaTheme="minorEastAsia"/>
          <w:sz w:val="24"/>
          <w:szCs w:val="24"/>
        </w:rPr>
        <w:t>画像</w:t>
      </w:r>
      <w:r w:rsidR="00170449">
        <w:rPr>
          <w:rFonts w:eastAsiaTheme="minorEastAsia" w:hint="eastAsia"/>
          <w:sz w:val="24"/>
          <w:szCs w:val="24"/>
        </w:rPr>
        <w:t>检索路径</w:t>
      </w:r>
      <w:r w:rsidRPr="00F46C9B">
        <w:rPr>
          <w:rFonts w:eastAsiaTheme="minorEastAsia"/>
          <w:sz w:val="24"/>
          <w:szCs w:val="24"/>
        </w:rPr>
        <w:t>权重集合</w:t>
      </w:r>
      <w:r w:rsidR="009F5311">
        <w:rPr>
          <w:rFonts w:eastAsiaTheme="minorEastAsia" w:hint="eastAsia"/>
          <w:sz w:val="24"/>
          <w:szCs w:val="24"/>
        </w:rPr>
        <w:t>中的权重值</w:t>
      </w:r>
      <w:r w:rsidRPr="00F46C9B">
        <w:rPr>
          <w:rFonts w:eastAsiaTheme="minorEastAsia" w:hint="eastAsia"/>
          <w:sz w:val="24"/>
          <w:szCs w:val="24"/>
        </w:rPr>
        <w:t>计算所述用户的</w:t>
      </w:r>
      <w:r w:rsidRPr="00F46C9B">
        <w:rPr>
          <w:rFonts w:eastAsiaTheme="minorEastAsia"/>
          <w:sz w:val="24"/>
          <w:szCs w:val="24"/>
        </w:rPr>
        <w:t>用户画像置信度</w:t>
      </w:r>
      <w:r w:rsidRPr="00F46C9B">
        <w:rPr>
          <w:rFonts w:eastAsiaTheme="minorEastAsia" w:hint="eastAsia"/>
          <w:sz w:val="24"/>
          <w:szCs w:val="24"/>
        </w:rPr>
        <w:t>；</w:t>
      </w:r>
    </w:p>
    <w:p w14:paraId="2C4AA9B0" w14:textId="2E78F48A" w:rsidR="00B362B2" w:rsidRPr="00F46C9B" w:rsidRDefault="00457FF2" w:rsidP="00755998">
      <w:pPr>
        <w:tabs>
          <w:tab w:val="left" w:pos="800"/>
        </w:tabs>
        <w:snapToGrid w:val="0"/>
        <w:spacing w:beforeLines="35" w:before="175" w:line="460" w:lineRule="exact"/>
        <w:ind w:firstLineChars="200" w:firstLine="480"/>
        <w:rPr>
          <w:rFonts w:eastAsiaTheme="minorEastAsia"/>
          <w:sz w:val="24"/>
          <w:szCs w:val="24"/>
        </w:rPr>
      </w:pPr>
      <w:r w:rsidRPr="00F46C9B">
        <w:rPr>
          <w:rFonts w:eastAsiaTheme="minorEastAsia" w:hint="eastAsia"/>
          <w:sz w:val="24"/>
          <w:szCs w:val="24"/>
        </w:rPr>
        <w:lastRenderedPageBreak/>
        <w:t>判断</w:t>
      </w:r>
      <w:r w:rsidR="00F46C9B" w:rsidRPr="00F46C9B">
        <w:rPr>
          <w:rFonts w:eastAsiaTheme="minorEastAsia" w:hint="eastAsia"/>
          <w:sz w:val="24"/>
          <w:szCs w:val="24"/>
        </w:rPr>
        <w:t>所述</w:t>
      </w:r>
      <w:r w:rsidR="00F46C9B" w:rsidRPr="00F46C9B">
        <w:rPr>
          <w:rFonts w:eastAsiaTheme="minorEastAsia"/>
          <w:sz w:val="24"/>
          <w:szCs w:val="24"/>
        </w:rPr>
        <w:t>用户画像置信度</w:t>
      </w:r>
      <w:r w:rsidR="00F46C9B" w:rsidRPr="00F46C9B">
        <w:rPr>
          <w:rFonts w:eastAsiaTheme="minorEastAsia" w:hint="eastAsia"/>
          <w:sz w:val="24"/>
          <w:szCs w:val="24"/>
        </w:rPr>
        <w:t>和所述数据集主题集合</w:t>
      </w:r>
      <w:r w:rsidRPr="00F46C9B">
        <w:rPr>
          <w:rFonts w:eastAsiaTheme="minorEastAsia" w:hint="eastAsia"/>
          <w:sz w:val="24"/>
          <w:szCs w:val="24"/>
        </w:rPr>
        <w:t>是否</w:t>
      </w:r>
      <w:r w:rsidR="009F5311">
        <w:rPr>
          <w:rFonts w:eastAsiaTheme="minorEastAsia" w:hint="eastAsia"/>
          <w:sz w:val="24"/>
          <w:szCs w:val="24"/>
        </w:rPr>
        <w:t>满足</w:t>
      </w:r>
      <w:r w:rsidR="00F46C9B" w:rsidRPr="00F46C9B">
        <w:rPr>
          <w:rFonts w:eastAsiaTheme="minorEastAsia" w:hint="eastAsia"/>
          <w:sz w:val="24"/>
          <w:szCs w:val="24"/>
        </w:rPr>
        <w:t>预设激活条件，若所述</w:t>
      </w:r>
      <w:r w:rsidR="00F46C9B" w:rsidRPr="00F46C9B">
        <w:rPr>
          <w:rFonts w:eastAsiaTheme="minorEastAsia"/>
          <w:sz w:val="24"/>
          <w:szCs w:val="24"/>
        </w:rPr>
        <w:t>用户画像置信度</w:t>
      </w:r>
      <w:r w:rsidR="00F46C9B" w:rsidRPr="00F46C9B">
        <w:rPr>
          <w:rFonts w:eastAsiaTheme="minorEastAsia" w:hint="eastAsia"/>
          <w:sz w:val="24"/>
          <w:szCs w:val="24"/>
        </w:rPr>
        <w:t>和所述数据集主题集合</w:t>
      </w:r>
      <w:r w:rsidR="009F5311">
        <w:rPr>
          <w:rFonts w:eastAsiaTheme="minorEastAsia" w:hint="eastAsia"/>
          <w:sz w:val="24"/>
          <w:szCs w:val="24"/>
        </w:rPr>
        <w:t>满足</w:t>
      </w:r>
      <w:r w:rsidR="00F46C9B" w:rsidRPr="00F46C9B">
        <w:rPr>
          <w:rFonts w:eastAsiaTheme="minorEastAsia" w:hint="eastAsia"/>
          <w:sz w:val="24"/>
          <w:szCs w:val="24"/>
        </w:rPr>
        <w:t>所述预设激活条件，</w:t>
      </w:r>
      <w:r w:rsidRPr="00F46C9B">
        <w:rPr>
          <w:rFonts w:eastAsiaTheme="minorEastAsia" w:hint="eastAsia"/>
          <w:sz w:val="24"/>
          <w:szCs w:val="24"/>
        </w:rPr>
        <w:t>则</w:t>
      </w:r>
      <w:r w:rsidR="00261BDE">
        <w:rPr>
          <w:rFonts w:eastAsiaTheme="minorEastAsia" w:hint="eastAsia"/>
          <w:sz w:val="24"/>
          <w:szCs w:val="24"/>
        </w:rPr>
        <w:t>对</w:t>
      </w:r>
      <w:r w:rsidRPr="00F46C9B">
        <w:rPr>
          <w:rFonts w:eastAsiaTheme="minorEastAsia" w:hint="eastAsia"/>
          <w:sz w:val="24"/>
          <w:szCs w:val="24"/>
        </w:rPr>
        <w:t>所述校验</w:t>
      </w:r>
      <w:r w:rsidR="00170449">
        <w:rPr>
          <w:rFonts w:eastAsiaTheme="minorEastAsia" w:hint="eastAsia"/>
          <w:sz w:val="24"/>
          <w:szCs w:val="24"/>
        </w:rPr>
        <w:t>检索路径</w:t>
      </w:r>
      <w:r w:rsidRPr="00A04A91">
        <w:rPr>
          <w:rFonts w:eastAsiaTheme="minorEastAsia"/>
          <w:sz w:val="24"/>
          <w:szCs w:val="24"/>
        </w:rPr>
        <w:t>融合权重值</w:t>
      </w:r>
      <w:r>
        <w:rPr>
          <w:rFonts w:eastAsiaTheme="minorEastAsia" w:hint="eastAsia"/>
          <w:sz w:val="24"/>
          <w:szCs w:val="24"/>
        </w:rPr>
        <w:t>进行</w:t>
      </w:r>
      <w:r w:rsidR="00E9482E">
        <w:rPr>
          <w:rFonts w:eastAsiaTheme="minorEastAsia" w:hint="eastAsia"/>
          <w:sz w:val="24"/>
          <w:szCs w:val="24"/>
        </w:rPr>
        <w:t>调整</w:t>
      </w:r>
      <w:r>
        <w:rPr>
          <w:rFonts w:eastAsiaTheme="minorEastAsia" w:hint="eastAsia"/>
          <w:sz w:val="24"/>
          <w:szCs w:val="24"/>
        </w:rPr>
        <w:t>，得到目标</w:t>
      </w:r>
      <w:r w:rsidR="00170449">
        <w:rPr>
          <w:rFonts w:eastAsiaTheme="minorEastAsia" w:hint="eastAsia"/>
          <w:sz w:val="24"/>
          <w:szCs w:val="24"/>
        </w:rPr>
        <w:t>检索路径</w:t>
      </w:r>
      <w:r w:rsidRPr="00A04A91">
        <w:rPr>
          <w:rFonts w:eastAsiaTheme="minorEastAsia"/>
          <w:sz w:val="24"/>
          <w:szCs w:val="24"/>
        </w:rPr>
        <w:t>融合权重值</w:t>
      </w:r>
      <w:r w:rsidR="00B362B2" w:rsidRPr="00F46C9B">
        <w:rPr>
          <w:rFonts w:eastAsiaTheme="minorEastAsia" w:hint="eastAsia"/>
          <w:sz w:val="24"/>
          <w:szCs w:val="24"/>
        </w:rPr>
        <w:t>。</w:t>
      </w:r>
    </w:p>
    <w:p w14:paraId="59C99204" w14:textId="77777777" w:rsidR="00B362B2" w:rsidRDefault="00B362B2" w:rsidP="00755998">
      <w:pPr>
        <w:tabs>
          <w:tab w:val="left" w:pos="800"/>
        </w:tabs>
        <w:snapToGrid w:val="0"/>
        <w:spacing w:beforeLines="35" w:before="175" w:line="460" w:lineRule="exact"/>
        <w:ind w:firstLineChars="200" w:firstLine="480"/>
        <w:rPr>
          <w:rFonts w:eastAsiaTheme="minorEastAsia"/>
          <w:sz w:val="24"/>
          <w:szCs w:val="24"/>
        </w:rPr>
      </w:pPr>
    </w:p>
    <w:p w14:paraId="440DD2EF" w14:textId="5AF1DF43" w:rsidR="00F46C9B" w:rsidRPr="00170449" w:rsidRDefault="00AE5A00"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6</w:t>
      </w:r>
      <w:r w:rsidR="005D366A" w:rsidRPr="00170449">
        <w:rPr>
          <w:rFonts w:eastAsiaTheme="minorEastAsia" w:hint="eastAsia"/>
          <w:sz w:val="24"/>
          <w:szCs w:val="24"/>
        </w:rPr>
        <w:t>．</w:t>
      </w:r>
      <w:r w:rsidR="005D366A" w:rsidRPr="00170449">
        <w:rPr>
          <w:rFonts w:eastAsiaTheme="minorEastAsia"/>
          <w:sz w:val="24"/>
          <w:szCs w:val="24"/>
        </w:rPr>
        <w:t>根据权利要求</w:t>
      </w:r>
      <w:r>
        <w:rPr>
          <w:rFonts w:eastAsiaTheme="minorEastAsia" w:hint="eastAsia"/>
          <w:sz w:val="24"/>
          <w:szCs w:val="24"/>
        </w:rPr>
        <w:t>5</w:t>
      </w:r>
      <w:r w:rsidR="005D366A" w:rsidRPr="00170449">
        <w:rPr>
          <w:rFonts w:eastAsiaTheme="minorEastAsia"/>
          <w:sz w:val="24"/>
          <w:szCs w:val="24"/>
        </w:rPr>
        <w:t>所述</w:t>
      </w:r>
      <w:r w:rsidR="005D366A" w:rsidRPr="00170449">
        <w:rPr>
          <w:rFonts w:eastAsiaTheme="minorEastAsia" w:hint="eastAsia"/>
          <w:sz w:val="24"/>
          <w:szCs w:val="24"/>
        </w:rPr>
        <w:t>的</w:t>
      </w:r>
      <w:r w:rsidR="005D366A" w:rsidRPr="00170449">
        <w:rPr>
          <w:rFonts w:eastAsiaTheme="minorEastAsia"/>
          <w:sz w:val="24"/>
          <w:szCs w:val="24"/>
        </w:rPr>
        <w:t>方法，其特征在于，</w:t>
      </w:r>
      <w:r w:rsidR="00457FF2" w:rsidRPr="00170449">
        <w:rPr>
          <w:rFonts w:eastAsiaTheme="minorEastAsia" w:hint="eastAsia"/>
          <w:sz w:val="24"/>
          <w:szCs w:val="24"/>
        </w:rPr>
        <w:t>所述预设</w:t>
      </w:r>
      <w:r w:rsidR="00F46C9B" w:rsidRPr="00170449">
        <w:rPr>
          <w:rFonts w:eastAsiaTheme="minorEastAsia" w:hint="eastAsia"/>
          <w:sz w:val="24"/>
          <w:szCs w:val="24"/>
        </w:rPr>
        <w:t>激活</w:t>
      </w:r>
      <w:r w:rsidR="00457FF2" w:rsidRPr="00170449">
        <w:rPr>
          <w:rFonts w:eastAsiaTheme="minorEastAsia" w:hint="eastAsia"/>
          <w:sz w:val="24"/>
          <w:szCs w:val="24"/>
        </w:rPr>
        <w:t>条件</w:t>
      </w:r>
      <w:r w:rsidR="00F46C9B" w:rsidRPr="00170449">
        <w:rPr>
          <w:rFonts w:eastAsiaTheme="minorEastAsia" w:hint="eastAsia"/>
          <w:sz w:val="24"/>
          <w:szCs w:val="24"/>
        </w:rPr>
        <w:t>包括：</w:t>
      </w:r>
    </w:p>
    <w:p w14:paraId="081934DA" w14:textId="36280497" w:rsidR="00F46C9B"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所述历史画像</w:t>
      </w:r>
      <w:r w:rsidR="00170449">
        <w:rPr>
          <w:rFonts w:eastAsiaTheme="minorEastAsia"/>
          <w:sz w:val="24"/>
          <w:szCs w:val="24"/>
        </w:rPr>
        <w:t>检索路径</w:t>
      </w:r>
      <w:r w:rsidRPr="00170449">
        <w:rPr>
          <w:rFonts w:eastAsiaTheme="minorEastAsia"/>
          <w:sz w:val="24"/>
          <w:szCs w:val="24"/>
        </w:rPr>
        <w:t>权重集合</w:t>
      </w:r>
      <w:r w:rsidRPr="00170449">
        <w:rPr>
          <w:rFonts w:eastAsiaTheme="minorEastAsia" w:hint="eastAsia"/>
          <w:sz w:val="24"/>
          <w:szCs w:val="24"/>
        </w:rPr>
        <w:t>为</w:t>
      </w:r>
      <w:r w:rsidRPr="00170449">
        <w:rPr>
          <w:rFonts w:eastAsiaTheme="minorEastAsia"/>
          <w:sz w:val="24"/>
          <w:szCs w:val="24"/>
        </w:rPr>
        <w:t>非空</w:t>
      </w:r>
      <w:r w:rsidRPr="00170449">
        <w:rPr>
          <w:rFonts w:eastAsiaTheme="minorEastAsia" w:hint="eastAsia"/>
          <w:sz w:val="24"/>
          <w:szCs w:val="24"/>
        </w:rPr>
        <w:t>集合；</w:t>
      </w:r>
    </w:p>
    <w:p w14:paraId="16877937" w14:textId="6641DF1C" w:rsidR="00F46C9B"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所述用户画像置信度大于预设置信度阈值</w:t>
      </w:r>
      <w:r w:rsidRPr="00170449">
        <w:rPr>
          <w:rFonts w:eastAsiaTheme="minorEastAsia" w:hint="eastAsia"/>
          <w:sz w:val="24"/>
          <w:szCs w:val="24"/>
        </w:rPr>
        <w:t>；</w:t>
      </w:r>
    </w:p>
    <w:p w14:paraId="654DAED3" w14:textId="77777777" w:rsidR="00F46C9B"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所述</w:t>
      </w:r>
      <w:r w:rsidRPr="00170449">
        <w:rPr>
          <w:rFonts w:eastAsiaTheme="minorEastAsia" w:hint="eastAsia"/>
          <w:sz w:val="24"/>
          <w:szCs w:val="24"/>
        </w:rPr>
        <w:t>数据集主题集合为</w:t>
      </w:r>
      <w:r w:rsidRPr="00170449">
        <w:rPr>
          <w:rFonts w:eastAsiaTheme="minorEastAsia"/>
          <w:sz w:val="24"/>
          <w:szCs w:val="24"/>
        </w:rPr>
        <w:t>非空</w:t>
      </w:r>
      <w:r w:rsidRPr="00170449">
        <w:rPr>
          <w:rFonts w:eastAsiaTheme="minorEastAsia" w:hint="eastAsia"/>
          <w:sz w:val="24"/>
          <w:szCs w:val="24"/>
        </w:rPr>
        <w:t>集合；</w:t>
      </w:r>
    </w:p>
    <w:p w14:paraId="18FD7AB8" w14:textId="5ACA6CF7" w:rsidR="00ED41F7"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以所述数据集主题集合为约束过滤所述历史画像</w:t>
      </w:r>
      <w:r w:rsidR="00170449">
        <w:rPr>
          <w:rFonts w:eastAsiaTheme="minorEastAsia"/>
          <w:sz w:val="24"/>
          <w:szCs w:val="24"/>
        </w:rPr>
        <w:t>检索路径</w:t>
      </w:r>
      <w:r w:rsidRPr="00170449">
        <w:rPr>
          <w:rFonts w:eastAsiaTheme="minorEastAsia"/>
          <w:sz w:val="24"/>
          <w:szCs w:val="24"/>
        </w:rPr>
        <w:t>权重集合后得到的</w:t>
      </w:r>
      <w:r w:rsidR="00E9482E" w:rsidRPr="00170449">
        <w:rPr>
          <w:rFonts w:eastAsiaTheme="minorEastAsia"/>
          <w:sz w:val="24"/>
          <w:szCs w:val="24"/>
        </w:rPr>
        <w:t>过滤</w:t>
      </w:r>
      <w:r w:rsidR="00170449">
        <w:rPr>
          <w:rFonts w:eastAsiaTheme="minorEastAsia"/>
          <w:sz w:val="24"/>
          <w:szCs w:val="24"/>
        </w:rPr>
        <w:t>检索路径</w:t>
      </w:r>
      <w:r w:rsidR="00E9482E" w:rsidRPr="00170449">
        <w:rPr>
          <w:rFonts w:eastAsiaTheme="minorEastAsia"/>
          <w:sz w:val="24"/>
          <w:szCs w:val="24"/>
        </w:rPr>
        <w:t>权重</w:t>
      </w:r>
      <w:r w:rsidRPr="00170449">
        <w:rPr>
          <w:rFonts w:eastAsiaTheme="minorEastAsia"/>
          <w:sz w:val="24"/>
          <w:szCs w:val="24"/>
        </w:rPr>
        <w:t>集合</w:t>
      </w:r>
      <w:r w:rsidR="00E9482E" w:rsidRPr="00170449">
        <w:rPr>
          <w:rFonts w:eastAsiaTheme="minorEastAsia" w:hint="eastAsia"/>
          <w:sz w:val="24"/>
          <w:szCs w:val="24"/>
        </w:rPr>
        <w:t>为</w:t>
      </w:r>
      <w:r w:rsidRPr="00170449">
        <w:rPr>
          <w:rFonts w:eastAsiaTheme="minorEastAsia"/>
          <w:sz w:val="24"/>
          <w:szCs w:val="24"/>
        </w:rPr>
        <w:t>非空</w:t>
      </w:r>
      <w:r w:rsidR="00E9482E" w:rsidRPr="00170449">
        <w:rPr>
          <w:rFonts w:eastAsiaTheme="minorEastAsia" w:hint="eastAsia"/>
          <w:sz w:val="24"/>
          <w:szCs w:val="24"/>
        </w:rPr>
        <w:t>集合</w:t>
      </w:r>
      <w:r w:rsidR="005D366A" w:rsidRPr="00170449">
        <w:rPr>
          <w:rFonts w:eastAsiaTheme="minorEastAsia"/>
          <w:sz w:val="24"/>
          <w:szCs w:val="24"/>
        </w:rPr>
        <w:t>。</w:t>
      </w:r>
    </w:p>
    <w:p w14:paraId="782F8B60" w14:textId="77777777" w:rsidR="00457FF2" w:rsidRDefault="00457FF2" w:rsidP="00755998">
      <w:pPr>
        <w:tabs>
          <w:tab w:val="left" w:pos="800"/>
        </w:tabs>
        <w:snapToGrid w:val="0"/>
        <w:spacing w:beforeLines="35" w:before="175" w:line="460" w:lineRule="exact"/>
        <w:ind w:firstLineChars="200" w:firstLine="480"/>
        <w:rPr>
          <w:rFonts w:eastAsiaTheme="minorEastAsia"/>
          <w:sz w:val="24"/>
          <w:szCs w:val="24"/>
        </w:rPr>
      </w:pPr>
    </w:p>
    <w:p w14:paraId="1D22CCC2" w14:textId="370070C2" w:rsidR="00F46C9B" w:rsidRDefault="00AE5A00"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7</w:t>
      </w:r>
      <w:r w:rsidR="005D366A" w:rsidRPr="00755998">
        <w:rPr>
          <w:rFonts w:eastAsiaTheme="minorEastAsia" w:hint="eastAsia"/>
          <w:sz w:val="24"/>
          <w:szCs w:val="24"/>
        </w:rPr>
        <w:t>．</w:t>
      </w:r>
      <w:r w:rsidR="005D366A" w:rsidRPr="00755998">
        <w:rPr>
          <w:rFonts w:eastAsiaTheme="minorEastAsia"/>
          <w:sz w:val="24"/>
          <w:szCs w:val="24"/>
        </w:rPr>
        <w:t>根据权利要求</w:t>
      </w:r>
      <w:r>
        <w:rPr>
          <w:rFonts w:eastAsiaTheme="minorEastAsia" w:hint="eastAsia"/>
          <w:sz w:val="24"/>
          <w:szCs w:val="24"/>
        </w:rPr>
        <w:t>6</w:t>
      </w:r>
      <w:r w:rsidR="005D366A" w:rsidRPr="00755998">
        <w:rPr>
          <w:rFonts w:eastAsiaTheme="minorEastAsia"/>
          <w:sz w:val="24"/>
          <w:szCs w:val="24"/>
        </w:rPr>
        <w:t>所述</w:t>
      </w:r>
      <w:r w:rsidR="005D366A" w:rsidRPr="00755998">
        <w:rPr>
          <w:rFonts w:eastAsiaTheme="minorEastAsia" w:hint="eastAsia"/>
          <w:sz w:val="24"/>
          <w:szCs w:val="24"/>
        </w:rPr>
        <w:t>的</w:t>
      </w:r>
      <w:r w:rsidR="005D366A" w:rsidRPr="00755998">
        <w:rPr>
          <w:rFonts w:eastAsiaTheme="minorEastAsia"/>
          <w:sz w:val="24"/>
          <w:szCs w:val="24"/>
        </w:rPr>
        <w:t>方法，其特征在于，</w:t>
      </w:r>
      <w:r w:rsidR="00F46C9B">
        <w:rPr>
          <w:rFonts w:eastAsiaTheme="minorEastAsia" w:hint="eastAsia"/>
          <w:sz w:val="24"/>
          <w:szCs w:val="24"/>
        </w:rPr>
        <w:t>所述</w:t>
      </w:r>
      <w:r w:rsidR="00261BDE">
        <w:rPr>
          <w:rFonts w:eastAsiaTheme="minorEastAsia" w:hint="eastAsia"/>
          <w:sz w:val="24"/>
          <w:szCs w:val="24"/>
        </w:rPr>
        <w:t>对</w:t>
      </w:r>
      <w:r w:rsidR="00E9482E" w:rsidRPr="00F46C9B">
        <w:rPr>
          <w:rFonts w:eastAsiaTheme="minorEastAsia" w:hint="eastAsia"/>
          <w:sz w:val="24"/>
          <w:szCs w:val="24"/>
        </w:rPr>
        <w:t>所述校验</w:t>
      </w:r>
      <w:r w:rsidR="00170449">
        <w:rPr>
          <w:rFonts w:eastAsiaTheme="minorEastAsia" w:hint="eastAsia"/>
          <w:sz w:val="24"/>
          <w:szCs w:val="24"/>
        </w:rPr>
        <w:t>检索路径</w:t>
      </w:r>
      <w:r w:rsidR="00E9482E" w:rsidRPr="00A04A91">
        <w:rPr>
          <w:rFonts w:eastAsiaTheme="minorEastAsia"/>
          <w:sz w:val="24"/>
          <w:szCs w:val="24"/>
        </w:rPr>
        <w:t>融合权重值</w:t>
      </w:r>
      <w:r w:rsidR="00E9482E">
        <w:rPr>
          <w:rFonts w:eastAsiaTheme="minorEastAsia" w:hint="eastAsia"/>
          <w:sz w:val="24"/>
          <w:szCs w:val="24"/>
        </w:rPr>
        <w:t>进行调整，得到目标</w:t>
      </w:r>
      <w:r w:rsidR="00170449">
        <w:rPr>
          <w:rFonts w:eastAsiaTheme="minorEastAsia" w:hint="eastAsia"/>
          <w:sz w:val="24"/>
          <w:szCs w:val="24"/>
        </w:rPr>
        <w:t>检索路径</w:t>
      </w:r>
      <w:r w:rsidR="00E9482E" w:rsidRPr="00A04A91">
        <w:rPr>
          <w:rFonts w:eastAsiaTheme="minorEastAsia"/>
          <w:sz w:val="24"/>
          <w:szCs w:val="24"/>
        </w:rPr>
        <w:t>融合权重值</w:t>
      </w:r>
      <w:r w:rsidR="00F46C9B">
        <w:rPr>
          <w:rFonts w:eastAsiaTheme="minorEastAsia" w:hint="eastAsia"/>
          <w:sz w:val="24"/>
          <w:szCs w:val="24"/>
        </w:rPr>
        <w:t>，包括：</w:t>
      </w:r>
    </w:p>
    <w:p w14:paraId="2886C975" w14:textId="21471B22" w:rsidR="00AA5F66" w:rsidRPr="00170449" w:rsidRDefault="00170449"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hint="eastAsia"/>
          <w:sz w:val="24"/>
          <w:szCs w:val="24"/>
        </w:rPr>
        <w:t>判断</w:t>
      </w:r>
      <w:r w:rsidR="00AA5F66" w:rsidRPr="00170449">
        <w:rPr>
          <w:rFonts w:eastAsiaTheme="minorEastAsia"/>
          <w:sz w:val="24"/>
          <w:szCs w:val="24"/>
        </w:rPr>
        <w:t>所述</w:t>
      </w:r>
      <w:r w:rsidR="00B420FA" w:rsidRPr="00170449">
        <w:rPr>
          <w:rFonts w:eastAsiaTheme="minorEastAsia" w:hint="eastAsia"/>
          <w:sz w:val="24"/>
          <w:szCs w:val="24"/>
        </w:rPr>
        <w:t>校验</w:t>
      </w:r>
      <w:r>
        <w:rPr>
          <w:rFonts w:eastAsiaTheme="minorEastAsia" w:hint="eastAsia"/>
          <w:sz w:val="24"/>
          <w:szCs w:val="24"/>
        </w:rPr>
        <w:t>检索路径</w:t>
      </w:r>
      <w:r w:rsidR="00B420FA" w:rsidRPr="00170449">
        <w:rPr>
          <w:rFonts w:eastAsiaTheme="minorEastAsia"/>
          <w:sz w:val="24"/>
          <w:szCs w:val="24"/>
        </w:rPr>
        <w:t>融合权重值</w:t>
      </w:r>
      <w:r w:rsidR="00B420FA" w:rsidRPr="00170449">
        <w:rPr>
          <w:rFonts w:eastAsiaTheme="minorEastAsia" w:hint="eastAsia"/>
          <w:sz w:val="24"/>
          <w:szCs w:val="24"/>
        </w:rPr>
        <w:t>的键名</w:t>
      </w:r>
      <w:r w:rsidR="00AA5F66" w:rsidRPr="00170449">
        <w:rPr>
          <w:rFonts w:eastAsiaTheme="minorEastAsia" w:hint="eastAsia"/>
          <w:sz w:val="24"/>
          <w:szCs w:val="24"/>
        </w:rPr>
        <w:t>和</w:t>
      </w:r>
      <w:r w:rsidR="00B420FA" w:rsidRPr="00170449">
        <w:rPr>
          <w:rFonts w:eastAsiaTheme="minorEastAsia" w:hint="eastAsia"/>
          <w:sz w:val="24"/>
          <w:szCs w:val="24"/>
        </w:rPr>
        <w:t>所述</w:t>
      </w:r>
      <w:r w:rsidR="00AA5F66" w:rsidRPr="00170449">
        <w:rPr>
          <w:rFonts w:eastAsiaTheme="minorEastAsia"/>
          <w:sz w:val="24"/>
          <w:szCs w:val="24"/>
        </w:rPr>
        <w:t>过滤</w:t>
      </w:r>
      <w:r>
        <w:rPr>
          <w:rFonts w:eastAsiaTheme="minorEastAsia"/>
          <w:sz w:val="24"/>
          <w:szCs w:val="24"/>
        </w:rPr>
        <w:t>检索路径</w:t>
      </w:r>
      <w:r w:rsidR="00AA5F66" w:rsidRPr="00170449">
        <w:rPr>
          <w:rFonts w:eastAsiaTheme="minorEastAsia"/>
          <w:sz w:val="24"/>
          <w:szCs w:val="24"/>
        </w:rPr>
        <w:t>权重集合</w:t>
      </w:r>
      <w:r w:rsidRPr="00170449">
        <w:rPr>
          <w:rFonts w:eastAsiaTheme="minorEastAsia" w:hint="eastAsia"/>
          <w:sz w:val="24"/>
          <w:szCs w:val="24"/>
        </w:rPr>
        <w:t>中</w:t>
      </w:r>
      <w:r w:rsidR="00B420FA" w:rsidRPr="00170449">
        <w:rPr>
          <w:rFonts w:eastAsiaTheme="minorEastAsia" w:hint="eastAsia"/>
          <w:sz w:val="24"/>
          <w:szCs w:val="24"/>
        </w:rPr>
        <w:t>是否存在相同</w:t>
      </w:r>
      <w:r>
        <w:rPr>
          <w:rFonts w:eastAsiaTheme="minorEastAsia" w:hint="eastAsia"/>
          <w:sz w:val="24"/>
          <w:szCs w:val="24"/>
        </w:rPr>
        <w:t>检索路径</w:t>
      </w:r>
      <w:r w:rsidR="00AA5F66" w:rsidRPr="00170449">
        <w:rPr>
          <w:rFonts w:eastAsiaTheme="minorEastAsia" w:hint="eastAsia"/>
          <w:sz w:val="24"/>
          <w:szCs w:val="24"/>
        </w:rPr>
        <w:t>；</w:t>
      </w:r>
    </w:p>
    <w:p w14:paraId="3F9C3005" w14:textId="5B968D5B" w:rsidR="00AA5F66" w:rsidRPr="00170449" w:rsidRDefault="00AA5F66" w:rsidP="00AA5F66">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hint="eastAsia"/>
          <w:sz w:val="24"/>
          <w:szCs w:val="24"/>
        </w:rPr>
        <w:t>若</w:t>
      </w:r>
      <w:r w:rsidR="00B420FA" w:rsidRPr="00170449">
        <w:rPr>
          <w:rFonts w:eastAsiaTheme="minorEastAsia"/>
          <w:sz w:val="24"/>
          <w:szCs w:val="24"/>
        </w:rPr>
        <w:t>所述</w:t>
      </w:r>
      <w:r w:rsidR="00B420FA" w:rsidRPr="00170449">
        <w:rPr>
          <w:rFonts w:eastAsiaTheme="minorEastAsia" w:hint="eastAsia"/>
          <w:sz w:val="24"/>
          <w:szCs w:val="24"/>
        </w:rPr>
        <w:t>校验</w:t>
      </w:r>
      <w:r w:rsidR="00170449">
        <w:rPr>
          <w:rFonts w:eastAsiaTheme="minorEastAsia" w:hint="eastAsia"/>
          <w:sz w:val="24"/>
          <w:szCs w:val="24"/>
        </w:rPr>
        <w:t>检索路径</w:t>
      </w:r>
      <w:r w:rsidR="00B420FA" w:rsidRPr="00170449">
        <w:rPr>
          <w:rFonts w:eastAsiaTheme="minorEastAsia"/>
          <w:sz w:val="24"/>
          <w:szCs w:val="24"/>
        </w:rPr>
        <w:t>融合权重值</w:t>
      </w:r>
      <w:r w:rsidR="00B420FA" w:rsidRPr="00170449">
        <w:rPr>
          <w:rFonts w:eastAsiaTheme="minorEastAsia" w:hint="eastAsia"/>
          <w:sz w:val="24"/>
          <w:szCs w:val="24"/>
        </w:rPr>
        <w:t>的键名和所述</w:t>
      </w:r>
      <w:r w:rsidR="00B420FA" w:rsidRPr="00170449">
        <w:rPr>
          <w:rFonts w:eastAsiaTheme="minorEastAsia"/>
          <w:sz w:val="24"/>
          <w:szCs w:val="24"/>
        </w:rPr>
        <w:t>过滤</w:t>
      </w:r>
      <w:r w:rsidR="00170449">
        <w:rPr>
          <w:rFonts w:eastAsiaTheme="minorEastAsia"/>
          <w:sz w:val="24"/>
          <w:szCs w:val="24"/>
        </w:rPr>
        <w:t>检索路径</w:t>
      </w:r>
      <w:r w:rsidR="00B420FA" w:rsidRPr="00170449">
        <w:rPr>
          <w:rFonts w:eastAsiaTheme="minorEastAsia"/>
          <w:sz w:val="24"/>
          <w:szCs w:val="24"/>
        </w:rPr>
        <w:t>权重集合</w:t>
      </w:r>
      <w:r w:rsidR="00170449" w:rsidRPr="00170449">
        <w:rPr>
          <w:rFonts w:eastAsiaTheme="minorEastAsia" w:hint="eastAsia"/>
          <w:sz w:val="24"/>
          <w:szCs w:val="24"/>
        </w:rPr>
        <w:t>中</w:t>
      </w:r>
      <w:r w:rsidR="00B420FA" w:rsidRPr="00170449">
        <w:rPr>
          <w:rFonts w:eastAsiaTheme="minorEastAsia" w:hint="eastAsia"/>
          <w:sz w:val="24"/>
          <w:szCs w:val="24"/>
        </w:rPr>
        <w:t>存在相同</w:t>
      </w:r>
      <w:r w:rsidR="00170449">
        <w:rPr>
          <w:rFonts w:eastAsiaTheme="minorEastAsia" w:hint="eastAsia"/>
          <w:sz w:val="24"/>
          <w:szCs w:val="24"/>
        </w:rPr>
        <w:t>检索路径</w:t>
      </w:r>
      <w:r w:rsidRPr="00170449">
        <w:rPr>
          <w:rFonts w:eastAsiaTheme="minorEastAsia" w:hint="eastAsia"/>
          <w:sz w:val="24"/>
          <w:szCs w:val="24"/>
        </w:rPr>
        <w:t>，则</w:t>
      </w:r>
      <w:r w:rsidR="00E9482E" w:rsidRPr="00170449">
        <w:rPr>
          <w:rFonts w:eastAsiaTheme="minorEastAsia" w:hint="eastAsia"/>
          <w:sz w:val="24"/>
          <w:szCs w:val="24"/>
        </w:rPr>
        <w:t>将所述校验</w:t>
      </w:r>
      <w:r w:rsidR="00170449">
        <w:rPr>
          <w:rFonts w:eastAsiaTheme="minorEastAsia" w:hint="eastAsia"/>
          <w:sz w:val="24"/>
          <w:szCs w:val="24"/>
        </w:rPr>
        <w:t>检索路径</w:t>
      </w:r>
      <w:r w:rsidR="00E9482E" w:rsidRPr="00170449">
        <w:rPr>
          <w:rFonts w:eastAsiaTheme="minorEastAsia"/>
          <w:sz w:val="24"/>
          <w:szCs w:val="24"/>
        </w:rPr>
        <w:t>融合权重值</w:t>
      </w:r>
      <w:r w:rsidR="00E9482E" w:rsidRPr="00170449">
        <w:rPr>
          <w:rFonts w:eastAsiaTheme="minorEastAsia" w:hint="eastAsia"/>
          <w:sz w:val="24"/>
          <w:szCs w:val="24"/>
        </w:rPr>
        <w:t>和所述</w:t>
      </w:r>
      <w:r w:rsidR="00E9482E" w:rsidRPr="00170449">
        <w:rPr>
          <w:rFonts w:eastAsiaTheme="minorEastAsia"/>
          <w:sz w:val="24"/>
          <w:szCs w:val="24"/>
        </w:rPr>
        <w:t>过滤</w:t>
      </w:r>
      <w:r w:rsidR="00170449">
        <w:rPr>
          <w:rFonts w:eastAsiaTheme="minorEastAsia"/>
          <w:sz w:val="24"/>
          <w:szCs w:val="24"/>
        </w:rPr>
        <w:t>检索路径</w:t>
      </w:r>
      <w:r w:rsidR="00E9482E" w:rsidRPr="00170449">
        <w:rPr>
          <w:rFonts w:eastAsiaTheme="minorEastAsia"/>
          <w:sz w:val="24"/>
          <w:szCs w:val="24"/>
        </w:rPr>
        <w:t>权重集合</w:t>
      </w:r>
      <w:r w:rsidR="00E9482E" w:rsidRPr="00170449">
        <w:rPr>
          <w:rFonts w:eastAsiaTheme="minorEastAsia" w:hint="eastAsia"/>
          <w:sz w:val="24"/>
          <w:szCs w:val="24"/>
        </w:rPr>
        <w:t>中的权重值进行</w:t>
      </w:r>
      <w:r w:rsidRPr="00170449">
        <w:rPr>
          <w:rFonts w:eastAsiaTheme="minorEastAsia"/>
          <w:sz w:val="24"/>
          <w:szCs w:val="24"/>
        </w:rPr>
        <w:t>乘性叠加</w:t>
      </w:r>
      <w:r w:rsidRPr="00170449">
        <w:rPr>
          <w:rFonts w:eastAsiaTheme="minorEastAsia" w:hint="eastAsia"/>
          <w:sz w:val="24"/>
          <w:szCs w:val="24"/>
        </w:rPr>
        <w:t>计算，得到所述目标</w:t>
      </w:r>
      <w:r w:rsidR="00170449">
        <w:rPr>
          <w:rFonts w:eastAsiaTheme="minorEastAsia" w:hint="eastAsia"/>
          <w:sz w:val="24"/>
          <w:szCs w:val="24"/>
        </w:rPr>
        <w:t>检索路径</w:t>
      </w:r>
      <w:r w:rsidRPr="00170449">
        <w:rPr>
          <w:rFonts w:eastAsiaTheme="minorEastAsia"/>
          <w:sz w:val="24"/>
          <w:szCs w:val="24"/>
        </w:rPr>
        <w:t>融合权重值</w:t>
      </w:r>
      <w:r w:rsidRPr="00170449">
        <w:rPr>
          <w:rFonts w:eastAsiaTheme="minorEastAsia" w:hint="eastAsia"/>
          <w:sz w:val="24"/>
          <w:szCs w:val="24"/>
        </w:rPr>
        <w:t>；</w:t>
      </w:r>
    </w:p>
    <w:p w14:paraId="2358065A" w14:textId="6BC55651" w:rsidR="005D366A" w:rsidRPr="00170449" w:rsidRDefault="00170449" w:rsidP="00170449">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hint="eastAsia"/>
          <w:sz w:val="24"/>
          <w:szCs w:val="24"/>
        </w:rPr>
        <w:t>若</w:t>
      </w:r>
      <w:r w:rsidRPr="00170449">
        <w:rPr>
          <w:rFonts w:eastAsiaTheme="minorEastAsia"/>
          <w:sz w:val="24"/>
          <w:szCs w:val="24"/>
        </w:rPr>
        <w:t>所述</w:t>
      </w:r>
      <w:r w:rsidRPr="00170449">
        <w:rPr>
          <w:rFonts w:eastAsiaTheme="minorEastAsia" w:hint="eastAsia"/>
          <w:sz w:val="24"/>
          <w:szCs w:val="24"/>
        </w:rPr>
        <w:t>校验</w:t>
      </w:r>
      <w:r>
        <w:rPr>
          <w:rFonts w:eastAsiaTheme="minorEastAsia" w:hint="eastAsia"/>
          <w:sz w:val="24"/>
          <w:szCs w:val="24"/>
        </w:rPr>
        <w:t>检索路径</w:t>
      </w:r>
      <w:r w:rsidRPr="00170449">
        <w:rPr>
          <w:rFonts w:eastAsiaTheme="minorEastAsia"/>
          <w:sz w:val="24"/>
          <w:szCs w:val="24"/>
        </w:rPr>
        <w:t>融合权重值</w:t>
      </w:r>
      <w:r w:rsidRPr="00170449">
        <w:rPr>
          <w:rFonts w:eastAsiaTheme="minorEastAsia" w:hint="eastAsia"/>
          <w:sz w:val="24"/>
          <w:szCs w:val="24"/>
        </w:rPr>
        <w:t>的键名和所述</w:t>
      </w:r>
      <w:r w:rsidRPr="00170449">
        <w:rPr>
          <w:rFonts w:eastAsiaTheme="minorEastAsia"/>
          <w:sz w:val="24"/>
          <w:szCs w:val="24"/>
        </w:rPr>
        <w:t>过滤</w:t>
      </w:r>
      <w:r>
        <w:rPr>
          <w:rFonts w:eastAsiaTheme="minorEastAsia"/>
          <w:sz w:val="24"/>
          <w:szCs w:val="24"/>
        </w:rPr>
        <w:t>检索路径</w:t>
      </w:r>
      <w:r w:rsidRPr="00170449">
        <w:rPr>
          <w:rFonts w:eastAsiaTheme="minorEastAsia"/>
          <w:sz w:val="24"/>
          <w:szCs w:val="24"/>
        </w:rPr>
        <w:t>权重集合</w:t>
      </w:r>
      <w:r w:rsidRPr="00170449">
        <w:rPr>
          <w:rFonts w:eastAsiaTheme="minorEastAsia" w:hint="eastAsia"/>
          <w:sz w:val="24"/>
          <w:szCs w:val="24"/>
        </w:rPr>
        <w:t>中不存在相同</w:t>
      </w:r>
      <w:r>
        <w:rPr>
          <w:rFonts w:eastAsiaTheme="minorEastAsia" w:hint="eastAsia"/>
          <w:sz w:val="24"/>
          <w:szCs w:val="24"/>
        </w:rPr>
        <w:t>检索路径</w:t>
      </w:r>
      <w:r w:rsidR="00AA5F66" w:rsidRPr="00170449">
        <w:rPr>
          <w:rFonts w:eastAsiaTheme="minorEastAsia" w:hint="eastAsia"/>
          <w:sz w:val="24"/>
          <w:szCs w:val="24"/>
        </w:rPr>
        <w:t>，则</w:t>
      </w:r>
      <w:r w:rsidR="00B420FA" w:rsidRPr="00170449">
        <w:rPr>
          <w:rFonts w:eastAsiaTheme="minorEastAsia" w:hint="eastAsia"/>
          <w:sz w:val="24"/>
          <w:szCs w:val="24"/>
        </w:rPr>
        <w:t>将</w:t>
      </w:r>
      <w:r w:rsidRPr="00170449">
        <w:rPr>
          <w:rFonts w:eastAsiaTheme="minorEastAsia" w:hint="eastAsia"/>
          <w:sz w:val="24"/>
          <w:szCs w:val="24"/>
        </w:rPr>
        <w:t>所述</w:t>
      </w:r>
      <w:r>
        <w:rPr>
          <w:rFonts w:eastAsiaTheme="minorEastAsia" w:hint="eastAsia"/>
          <w:sz w:val="24"/>
          <w:szCs w:val="24"/>
        </w:rPr>
        <w:t>检索路径</w:t>
      </w:r>
      <w:r w:rsidRPr="00170449">
        <w:rPr>
          <w:rFonts w:eastAsiaTheme="minorEastAsia" w:hint="eastAsia"/>
          <w:sz w:val="24"/>
          <w:szCs w:val="24"/>
        </w:rPr>
        <w:t>对应的</w:t>
      </w:r>
      <w:r w:rsidRPr="00170449">
        <w:rPr>
          <w:rFonts w:eastAsiaTheme="minorEastAsia"/>
          <w:sz w:val="24"/>
          <w:szCs w:val="24"/>
        </w:rPr>
        <w:t>权重值</w:t>
      </w:r>
      <w:r w:rsidRPr="00170449">
        <w:rPr>
          <w:rFonts w:eastAsiaTheme="minorEastAsia" w:hint="eastAsia"/>
          <w:sz w:val="24"/>
          <w:szCs w:val="24"/>
        </w:rPr>
        <w:t>确定为所述目标</w:t>
      </w:r>
      <w:r>
        <w:rPr>
          <w:rFonts w:eastAsiaTheme="minorEastAsia" w:hint="eastAsia"/>
          <w:sz w:val="24"/>
          <w:szCs w:val="24"/>
        </w:rPr>
        <w:t>检索路径</w:t>
      </w:r>
      <w:r w:rsidRPr="00170449">
        <w:rPr>
          <w:rFonts w:eastAsiaTheme="minorEastAsia"/>
          <w:sz w:val="24"/>
          <w:szCs w:val="24"/>
        </w:rPr>
        <w:t>融合权重值</w:t>
      </w:r>
      <w:r w:rsidR="005D366A" w:rsidRPr="00170449">
        <w:rPr>
          <w:rFonts w:eastAsiaTheme="minorEastAsia"/>
          <w:sz w:val="24"/>
          <w:szCs w:val="24"/>
        </w:rPr>
        <w:t>。</w:t>
      </w:r>
    </w:p>
    <w:p w14:paraId="2F718485" w14:textId="77777777" w:rsidR="00457FF2" w:rsidRDefault="00457FF2" w:rsidP="00755998">
      <w:pPr>
        <w:tabs>
          <w:tab w:val="left" w:pos="800"/>
        </w:tabs>
        <w:snapToGrid w:val="0"/>
        <w:spacing w:beforeLines="35" w:before="175" w:line="460" w:lineRule="exact"/>
        <w:ind w:firstLineChars="200" w:firstLine="480"/>
        <w:rPr>
          <w:rFonts w:eastAsiaTheme="minorEastAsia"/>
          <w:sz w:val="24"/>
          <w:szCs w:val="24"/>
        </w:rPr>
      </w:pPr>
    </w:p>
    <w:p w14:paraId="6B3C9625" w14:textId="42137BBD" w:rsidR="007F3BA2" w:rsidRDefault="00AE5A00" w:rsidP="007F3BA2">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8</w:t>
      </w:r>
      <w:r w:rsidR="007F3BA2" w:rsidRPr="00755998">
        <w:rPr>
          <w:rFonts w:eastAsiaTheme="minorEastAsia" w:hint="eastAsia"/>
          <w:sz w:val="24"/>
          <w:szCs w:val="24"/>
        </w:rPr>
        <w:t>．</w:t>
      </w:r>
      <w:r w:rsidR="007F3BA2" w:rsidRPr="00755998">
        <w:rPr>
          <w:rFonts w:eastAsiaTheme="minorEastAsia"/>
          <w:sz w:val="24"/>
          <w:szCs w:val="24"/>
        </w:rPr>
        <w:t>根据权利要求</w:t>
      </w:r>
      <w:r>
        <w:rPr>
          <w:rFonts w:eastAsiaTheme="minorEastAsia" w:hint="eastAsia"/>
          <w:sz w:val="24"/>
          <w:szCs w:val="24"/>
        </w:rPr>
        <w:t>1</w:t>
      </w:r>
      <w:r w:rsidR="007F3BA2" w:rsidRPr="00755998">
        <w:rPr>
          <w:rFonts w:eastAsiaTheme="minorEastAsia"/>
          <w:sz w:val="24"/>
          <w:szCs w:val="24"/>
        </w:rPr>
        <w:t>所述</w:t>
      </w:r>
      <w:r w:rsidR="007F3BA2" w:rsidRPr="00755998">
        <w:rPr>
          <w:rFonts w:eastAsiaTheme="minorEastAsia" w:hint="eastAsia"/>
          <w:sz w:val="24"/>
          <w:szCs w:val="24"/>
        </w:rPr>
        <w:t>的</w:t>
      </w:r>
      <w:r w:rsidR="007F3BA2" w:rsidRPr="00755998">
        <w:rPr>
          <w:rFonts w:eastAsiaTheme="minorEastAsia"/>
          <w:sz w:val="24"/>
          <w:szCs w:val="24"/>
        </w:rPr>
        <w:t>方法，其特征在于，</w:t>
      </w:r>
      <w:r w:rsidR="007F3BA2">
        <w:rPr>
          <w:rFonts w:eastAsiaTheme="minorEastAsia" w:hint="eastAsia"/>
          <w:sz w:val="24"/>
          <w:szCs w:val="24"/>
        </w:rPr>
        <w:t>所述基于所述目标结构化</w:t>
      </w:r>
      <w:r w:rsidR="007F3BA2" w:rsidRPr="007F5FA3">
        <w:rPr>
          <w:rFonts w:eastAsiaTheme="minorEastAsia"/>
          <w:sz w:val="24"/>
          <w:szCs w:val="24"/>
        </w:rPr>
        <w:t>路由决策数据</w:t>
      </w:r>
      <w:r w:rsidR="007F3BA2">
        <w:rPr>
          <w:rFonts w:eastAsiaTheme="minorEastAsia" w:hint="eastAsia"/>
          <w:sz w:val="24"/>
          <w:szCs w:val="24"/>
        </w:rPr>
        <w:t>执行多路径检索，得到目标检索结果，包括：</w:t>
      </w:r>
    </w:p>
    <w:p w14:paraId="0E58F14C" w14:textId="6B92F6D9" w:rsidR="007F3BA2" w:rsidRDefault="007F3BA2" w:rsidP="007F3BA2">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基于所述目标结构化</w:t>
      </w:r>
      <w:r w:rsidRPr="007F5FA3">
        <w:rPr>
          <w:rFonts w:eastAsiaTheme="minorEastAsia"/>
          <w:sz w:val="24"/>
          <w:szCs w:val="24"/>
        </w:rPr>
        <w:t>路由决策数据</w:t>
      </w:r>
      <w:r>
        <w:rPr>
          <w:rFonts w:eastAsiaTheme="minorEastAsia" w:hint="eastAsia"/>
          <w:sz w:val="24"/>
          <w:szCs w:val="24"/>
        </w:rPr>
        <w:t>分别</w:t>
      </w:r>
      <w:r w:rsidR="00345F76">
        <w:rPr>
          <w:rFonts w:eastAsiaTheme="minorEastAsia" w:hint="eastAsia"/>
          <w:sz w:val="24"/>
          <w:szCs w:val="24"/>
        </w:rPr>
        <w:t>对每个检索路径</w:t>
      </w:r>
      <w:r>
        <w:rPr>
          <w:rFonts w:eastAsiaTheme="minorEastAsia" w:hint="eastAsia"/>
          <w:sz w:val="24"/>
          <w:szCs w:val="24"/>
        </w:rPr>
        <w:t>进行对应的决策检索和排序，</w:t>
      </w:r>
      <w:r>
        <w:rPr>
          <w:rFonts w:eastAsiaTheme="minorEastAsia" w:hint="eastAsia"/>
          <w:sz w:val="24"/>
          <w:szCs w:val="24"/>
        </w:rPr>
        <w:lastRenderedPageBreak/>
        <w:t>得到每个检索路径的若干检索结果及每个检索结果在对应检索路径中的排名；</w:t>
      </w:r>
    </w:p>
    <w:p w14:paraId="052D9ACC" w14:textId="77777777" w:rsidR="007F3BA2" w:rsidRPr="007A1D93" w:rsidRDefault="007F3BA2" w:rsidP="007F3BA2">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基于所述每个检索结果在每条检索路径中的排</w:t>
      </w:r>
      <w:r w:rsidRPr="007A1D93">
        <w:rPr>
          <w:rFonts w:eastAsiaTheme="minorEastAsia" w:hint="eastAsia"/>
          <w:sz w:val="24"/>
          <w:szCs w:val="24"/>
        </w:rPr>
        <w:t>名和所述</w:t>
      </w:r>
      <w:r>
        <w:rPr>
          <w:rFonts w:eastAsiaTheme="minorEastAsia"/>
          <w:sz w:val="24"/>
          <w:szCs w:val="24"/>
        </w:rPr>
        <w:t>检索路径</w:t>
      </w:r>
      <w:r w:rsidRPr="007A1D93">
        <w:rPr>
          <w:rFonts w:eastAsiaTheme="minorEastAsia"/>
          <w:sz w:val="24"/>
          <w:szCs w:val="24"/>
        </w:rPr>
        <w:t>融合权重值</w:t>
      </w:r>
      <w:r w:rsidRPr="007A1D93">
        <w:rPr>
          <w:rFonts w:eastAsiaTheme="minorEastAsia" w:hint="eastAsia"/>
          <w:sz w:val="24"/>
          <w:szCs w:val="24"/>
        </w:rPr>
        <w:t>进行</w:t>
      </w:r>
      <w:r w:rsidRPr="007A1D93">
        <w:rPr>
          <w:rFonts w:eastAsiaTheme="minorEastAsia"/>
          <w:sz w:val="24"/>
          <w:szCs w:val="24"/>
        </w:rPr>
        <w:t>融合得分计算</w:t>
      </w:r>
      <w:r w:rsidRPr="007A1D93">
        <w:rPr>
          <w:rFonts w:eastAsiaTheme="minorEastAsia" w:hint="eastAsia"/>
          <w:sz w:val="24"/>
          <w:szCs w:val="24"/>
        </w:rPr>
        <w:t>，得到若干检索结果的</w:t>
      </w:r>
      <w:r w:rsidRPr="007A1D93">
        <w:rPr>
          <w:rFonts w:eastAsiaTheme="minorEastAsia"/>
          <w:sz w:val="24"/>
          <w:szCs w:val="24"/>
        </w:rPr>
        <w:t>融合得分</w:t>
      </w:r>
      <w:r w:rsidRPr="007A1D93">
        <w:rPr>
          <w:rFonts w:eastAsiaTheme="minorEastAsia" w:hint="eastAsia"/>
          <w:sz w:val="24"/>
          <w:szCs w:val="24"/>
        </w:rPr>
        <w:t>；</w:t>
      </w:r>
    </w:p>
    <w:p w14:paraId="419841B3" w14:textId="77777777" w:rsidR="007F3BA2" w:rsidRDefault="007F3BA2" w:rsidP="007F3BA2">
      <w:pPr>
        <w:tabs>
          <w:tab w:val="left" w:pos="800"/>
        </w:tabs>
        <w:snapToGrid w:val="0"/>
        <w:spacing w:beforeLines="35" w:before="175" w:line="460" w:lineRule="exact"/>
        <w:ind w:firstLineChars="200" w:firstLine="480"/>
        <w:rPr>
          <w:rFonts w:eastAsiaTheme="minorEastAsia"/>
          <w:sz w:val="24"/>
          <w:szCs w:val="24"/>
        </w:rPr>
      </w:pPr>
      <w:r w:rsidRPr="007A1D93">
        <w:rPr>
          <w:rFonts w:eastAsiaTheme="minorEastAsia" w:hint="eastAsia"/>
          <w:sz w:val="24"/>
          <w:szCs w:val="24"/>
        </w:rPr>
        <w:t>基于所述融合得分对</w:t>
      </w:r>
      <w:r>
        <w:rPr>
          <w:rFonts w:eastAsiaTheme="minorEastAsia" w:hint="eastAsia"/>
          <w:sz w:val="24"/>
          <w:szCs w:val="24"/>
        </w:rPr>
        <w:t>所述</w:t>
      </w:r>
      <w:r w:rsidRPr="007A1D93">
        <w:rPr>
          <w:rFonts w:eastAsiaTheme="minorEastAsia" w:hint="eastAsia"/>
          <w:sz w:val="24"/>
          <w:szCs w:val="24"/>
        </w:rPr>
        <w:t>若干检索结果进行降序排序，得到排序结果；</w:t>
      </w:r>
    </w:p>
    <w:p w14:paraId="091D55B5" w14:textId="77777777" w:rsidR="007F3BA2" w:rsidRPr="007A1D93" w:rsidRDefault="007F3BA2" w:rsidP="007F3BA2">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选取所述排序结果中第一</w:t>
      </w:r>
      <w:r w:rsidRPr="007A1D93">
        <w:rPr>
          <w:rFonts w:eastAsiaTheme="minorEastAsia"/>
          <w:sz w:val="24"/>
          <w:szCs w:val="24"/>
        </w:rPr>
        <w:t>预设数量</w:t>
      </w:r>
      <w:r w:rsidRPr="007A1D93">
        <w:rPr>
          <w:rFonts w:eastAsiaTheme="minorEastAsia" w:hint="eastAsia"/>
          <w:sz w:val="24"/>
          <w:szCs w:val="24"/>
        </w:rPr>
        <w:t>的</w:t>
      </w:r>
      <w:r w:rsidRPr="007A1D93">
        <w:rPr>
          <w:rFonts w:eastAsiaTheme="minorEastAsia"/>
          <w:sz w:val="24"/>
          <w:szCs w:val="24"/>
        </w:rPr>
        <w:t>检索结果</w:t>
      </w:r>
      <w:r>
        <w:rPr>
          <w:rFonts w:eastAsiaTheme="minorEastAsia" w:hint="eastAsia"/>
          <w:sz w:val="24"/>
          <w:szCs w:val="24"/>
        </w:rPr>
        <w:t>，并基于各检索结果在所述每条检索路径中的</w:t>
      </w:r>
      <w:r w:rsidRPr="007A1D93">
        <w:rPr>
          <w:rFonts w:eastAsiaTheme="minorEastAsia" w:hint="eastAsia"/>
          <w:sz w:val="24"/>
          <w:szCs w:val="24"/>
        </w:rPr>
        <w:t>所述</w:t>
      </w:r>
      <w:r>
        <w:rPr>
          <w:rFonts w:eastAsiaTheme="minorEastAsia"/>
          <w:sz w:val="24"/>
          <w:szCs w:val="24"/>
        </w:rPr>
        <w:t>检索路径</w:t>
      </w:r>
      <w:r w:rsidRPr="007A1D93">
        <w:rPr>
          <w:rFonts w:eastAsiaTheme="minorEastAsia"/>
          <w:sz w:val="24"/>
          <w:szCs w:val="24"/>
        </w:rPr>
        <w:t>融合权重值</w:t>
      </w:r>
      <w:r>
        <w:rPr>
          <w:rFonts w:eastAsiaTheme="minorEastAsia" w:hint="eastAsia"/>
          <w:sz w:val="24"/>
          <w:szCs w:val="24"/>
        </w:rPr>
        <w:t>对所述第一</w:t>
      </w:r>
      <w:r w:rsidRPr="007A1D93">
        <w:rPr>
          <w:rFonts w:eastAsiaTheme="minorEastAsia"/>
          <w:sz w:val="24"/>
          <w:szCs w:val="24"/>
        </w:rPr>
        <w:t>预设数量</w:t>
      </w:r>
      <w:r w:rsidRPr="007A1D93">
        <w:rPr>
          <w:rFonts w:eastAsiaTheme="minorEastAsia" w:hint="eastAsia"/>
          <w:sz w:val="24"/>
          <w:szCs w:val="24"/>
        </w:rPr>
        <w:t>的</w:t>
      </w:r>
      <w:r w:rsidRPr="007A1D93">
        <w:rPr>
          <w:rFonts w:eastAsiaTheme="minorEastAsia"/>
          <w:sz w:val="24"/>
          <w:szCs w:val="24"/>
        </w:rPr>
        <w:t>检索结果</w:t>
      </w:r>
      <w:r>
        <w:rPr>
          <w:rFonts w:eastAsiaTheme="minorEastAsia" w:hint="eastAsia"/>
          <w:sz w:val="24"/>
          <w:szCs w:val="24"/>
        </w:rPr>
        <w:t>进行重排序，得到重排序结果；</w:t>
      </w:r>
    </w:p>
    <w:p w14:paraId="3E2DF940" w14:textId="20B537A6" w:rsidR="007F3BA2" w:rsidRPr="007F3BA2" w:rsidRDefault="007F3BA2" w:rsidP="007F3BA2">
      <w:pPr>
        <w:tabs>
          <w:tab w:val="left" w:pos="800"/>
        </w:tabs>
        <w:snapToGrid w:val="0"/>
        <w:spacing w:beforeLines="35" w:before="175" w:line="460" w:lineRule="exact"/>
        <w:ind w:firstLineChars="200" w:firstLine="480"/>
        <w:rPr>
          <w:rFonts w:eastAsiaTheme="minorEastAsia"/>
          <w:sz w:val="24"/>
          <w:szCs w:val="24"/>
        </w:rPr>
      </w:pPr>
      <w:r w:rsidRPr="007A1D93">
        <w:rPr>
          <w:rFonts w:eastAsiaTheme="minorEastAsia" w:hint="eastAsia"/>
          <w:sz w:val="24"/>
          <w:szCs w:val="24"/>
        </w:rPr>
        <w:t>在所述</w:t>
      </w:r>
      <w:r>
        <w:rPr>
          <w:rFonts w:eastAsiaTheme="minorEastAsia" w:hint="eastAsia"/>
          <w:sz w:val="24"/>
          <w:szCs w:val="24"/>
        </w:rPr>
        <w:t>重排序结果</w:t>
      </w:r>
      <w:r w:rsidRPr="007A1D93">
        <w:rPr>
          <w:rFonts w:eastAsiaTheme="minorEastAsia" w:hint="eastAsia"/>
          <w:sz w:val="24"/>
          <w:szCs w:val="24"/>
        </w:rPr>
        <w:t>中</w:t>
      </w:r>
      <w:r w:rsidRPr="007A1D93">
        <w:rPr>
          <w:rFonts w:eastAsiaTheme="minorEastAsia"/>
          <w:sz w:val="24"/>
          <w:szCs w:val="24"/>
        </w:rPr>
        <w:t>选取</w:t>
      </w:r>
      <w:r>
        <w:rPr>
          <w:rFonts w:eastAsiaTheme="minorEastAsia" w:hint="eastAsia"/>
          <w:sz w:val="24"/>
          <w:szCs w:val="24"/>
        </w:rPr>
        <w:t>第二</w:t>
      </w:r>
      <w:r w:rsidRPr="007A1D93">
        <w:rPr>
          <w:rFonts w:eastAsiaTheme="minorEastAsia"/>
          <w:sz w:val="24"/>
          <w:szCs w:val="24"/>
        </w:rPr>
        <w:t>预设数量</w:t>
      </w:r>
      <w:r w:rsidRPr="007A1D93">
        <w:rPr>
          <w:rFonts w:eastAsiaTheme="minorEastAsia" w:hint="eastAsia"/>
          <w:sz w:val="24"/>
          <w:szCs w:val="24"/>
        </w:rPr>
        <w:t>的</w:t>
      </w:r>
      <w:r w:rsidRPr="007A1D93">
        <w:rPr>
          <w:rFonts w:eastAsiaTheme="minorEastAsia"/>
          <w:sz w:val="24"/>
          <w:szCs w:val="24"/>
        </w:rPr>
        <w:t>检索结果作为</w:t>
      </w:r>
      <w:r>
        <w:rPr>
          <w:rFonts w:eastAsiaTheme="minorEastAsia" w:hint="eastAsia"/>
          <w:sz w:val="24"/>
          <w:szCs w:val="24"/>
        </w:rPr>
        <w:t>所述</w:t>
      </w:r>
      <w:r w:rsidRPr="007A1D93">
        <w:rPr>
          <w:rFonts w:eastAsiaTheme="minorEastAsia"/>
          <w:sz w:val="24"/>
          <w:szCs w:val="24"/>
        </w:rPr>
        <w:t>目标检索结果</w:t>
      </w:r>
      <w:r>
        <w:rPr>
          <w:rFonts w:eastAsiaTheme="minorEastAsia" w:hint="eastAsia"/>
          <w:sz w:val="24"/>
          <w:szCs w:val="24"/>
        </w:rPr>
        <w:t>，所述第一</w:t>
      </w:r>
      <w:r w:rsidRPr="007A1D93">
        <w:rPr>
          <w:rFonts w:eastAsiaTheme="minorEastAsia"/>
          <w:sz w:val="24"/>
          <w:szCs w:val="24"/>
        </w:rPr>
        <w:t>预设数量</w:t>
      </w:r>
      <w:r>
        <w:rPr>
          <w:rFonts w:eastAsiaTheme="minorEastAsia" w:hint="eastAsia"/>
          <w:sz w:val="24"/>
          <w:szCs w:val="24"/>
        </w:rPr>
        <w:t>大于所述第二</w:t>
      </w:r>
      <w:r w:rsidRPr="007A1D93">
        <w:rPr>
          <w:rFonts w:eastAsiaTheme="minorEastAsia"/>
          <w:sz w:val="24"/>
          <w:szCs w:val="24"/>
        </w:rPr>
        <w:t>预设数量。</w:t>
      </w:r>
    </w:p>
    <w:p w14:paraId="3E7055C5" w14:textId="77777777" w:rsidR="007F3BA2" w:rsidRDefault="007F3BA2" w:rsidP="00755998">
      <w:pPr>
        <w:tabs>
          <w:tab w:val="left" w:pos="800"/>
        </w:tabs>
        <w:snapToGrid w:val="0"/>
        <w:spacing w:beforeLines="35" w:before="175" w:line="460" w:lineRule="exact"/>
        <w:ind w:firstLineChars="200" w:firstLine="480"/>
        <w:rPr>
          <w:rFonts w:eastAsiaTheme="minorEastAsia"/>
          <w:sz w:val="24"/>
          <w:szCs w:val="24"/>
        </w:rPr>
      </w:pPr>
    </w:p>
    <w:p w14:paraId="3AB83633" w14:textId="1E64076A" w:rsidR="00ED41F7" w:rsidRPr="00D86FFD" w:rsidRDefault="00AE5A00" w:rsidP="00ED41F7">
      <w:pPr>
        <w:spacing w:line="460" w:lineRule="exact"/>
        <w:ind w:firstLineChars="200" w:firstLine="480"/>
        <w:rPr>
          <w:rFonts w:eastAsiaTheme="minorEastAsia"/>
          <w:sz w:val="24"/>
          <w:szCs w:val="24"/>
        </w:rPr>
      </w:pPr>
      <w:r>
        <w:rPr>
          <w:rFonts w:eastAsiaTheme="minorEastAsia" w:hint="eastAsia"/>
          <w:sz w:val="24"/>
          <w:szCs w:val="24"/>
        </w:rPr>
        <w:t>9</w:t>
      </w:r>
      <w:r w:rsidR="00ED41F7" w:rsidRPr="00755998">
        <w:rPr>
          <w:rFonts w:eastAsiaTheme="minorEastAsia" w:hint="eastAsia"/>
          <w:sz w:val="24"/>
          <w:szCs w:val="24"/>
        </w:rPr>
        <w:t>．</w:t>
      </w:r>
      <w:bookmarkStart w:id="4" w:name="_Hlk217910169"/>
      <w:r w:rsidR="00ED41F7" w:rsidRPr="00A550F0">
        <w:rPr>
          <w:rFonts w:ascii="宋体" w:hAnsi="宋体" w:hint="eastAsia"/>
          <w:sz w:val="24"/>
        </w:rPr>
        <w:t>一种</w:t>
      </w:r>
      <w:r w:rsidR="00CD71E8">
        <w:rPr>
          <w:rFonts w:eastAsiaTheme="minorEastAsia" w:hint="eastAsia"/>
          <w:sz w:val="24"/>
          <w:szCs w:val="24"/>
        </w:rPr>
        <w:t>多维路由决策检索</w:t>
      </w:r>
      <w:r w:rsidR="00ED41F7" w:rsidRPr="00A550F0">
        <w:rPr>
          <w:rFonts w:ascii="宋体" w:hAnsi="宋体" w:hint="eastAsia"/>
          <w:sz w:val="24"/>
        </w:rPr>
        <w:t>设备，其特征在于，包括：处理器以及与所述处理器连接的存储器；其中，所述存储器存储有可被所述处理器执行的指令，所述指令被所述处理器执行，以使所述处理器执行如权利要求</w:t>
      </w:r>
      <w:r w:rsidR="00ED41F7" w:rsidRPr="00A550F0">
        <w:rPr>
          <w:rFonts w:ascii="宋体" w:hAnsi="宋体"/>
          <w:sz w:val="24"/>
        </w:rPr>
        <w:t>1-</w:t>
      </w:r>
      <w:r>
        <w:rPr>
          <w:rFonts w:hint="eastAsia"/>
          <w:sz w:val="24"/>
        </w:rPr>
        <w:t>8</w:t>
      </w:r>
      <w:r w:rsidR="00ED41F7" w:rsidRPr="00A550F0">
        <w:rPr>
          <w:rFonts w:ascii="宋体" w:hAnsi="宋体" w:hint="eastAsia"/>
          <w:sz w:val="24"/>
        </w:rPr>
        <w:t>中任意一项所述的</w:t>
      </w:r>
      <w:r w:rsidR="00CD71E8">
        <w:rPr>
          <w:rFonts w:eastAsiaTheme="minorEastAsia" w:hint="eastAsia"/>
          <w:sz w:val="24"/>
          <w:szCs w:val="24"/>
        </w:rPr>
        <w:t>多维路由决策检索</w:t>
      </w:r>
      <w:r w:rsidR="00ED41F7">
        <w:rPr>
          <w:rFonts w:hint="eastAsia"/>
          <w:sz w:val="24"/>
        </w:rPr>
        <w:t>方法</w:t>
      </w:r>
      <w:r w:rsidR="00ED41F7" w:rsidRPr="00755998">
        <w:rPr>
          <w:rFonts w:eastAsiaTheme="minorEastAsia"/>
          <w:sz w:val="24"/>
          <w:szCs w:val="24"/>
        </w:rPr>
        <w:t>。</w:t>
      </w:r>
      <w:bookmarkEnd w:id="4"/>
    </w:p>
    <w:sectPr w:rsidR="00ED41F7" w:rsidRPr="00D86FFD">
      <w:footerReference w:type="default" r:id="rId9"/>
      <w:headerReference w:type="first" r:id="rId10"/>
      <w:footerReference w:type="first" r:id="rId11"/>
      <w:pgSz w:w="11906" w:h="16838"/>
      <w:pgMar w:top="1701" w:right="1247" w:bottom="1418" w:left="1247" w:header="851" w:footer="567" w:gutter="0"/>
      <w:pgNumType w:start="1"/>
      <w:cols w:space="720"/>
      <w:titlePg/>
      <w:docGrid w:type="lines" w:linePitch="5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265AF" w14:textId="77777777" w:rsidR="00A70803" w:rsidRDefault="00A70803">
      <w:r>
        <w:separator/>
      </w:r>
    </w:p>
  </w:endnote>
  <w:endnote w:type="continuationSeparator" w:id="0">
    <w:p w14:paraId="6FF18DFF" w14:textId="77777777" w:rsidR="00A70803" w:rsidRDefault="00A70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楷体_GB2312">
    <w:altName w:val="楷体"/>
    <w:charset w:val="00"/>
    <w:family w:val="auto"/>
    <w:pitch w:val="default"/>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FB4E" w14:textId="77777777" w:rsidR="00A900CD" w:rsidRDefault="00A900CD">
    <w:pPr>
      <w:pStyle w:val="ac"/>
      <w:spacing w:line="200" w:lineRule="exact"/>
      <w:rPr>
        <w:rFonts w:ascii="黑体" w:eastAsia="黑体"/>
      </w:rPr>
    </w:pPr>
  </w:p>
  <w:p w14:paraId="04A3EAEE" w14:textId="77777777" w:rsidR="00A900CD" w:rsidRDefault="00000000">
    <w:pPr>
      <w:pStyle w:val="ac"/>
      <w:framePr w:wrap="around" w:vAnchor="text" w:hAnchor="margin" w:xAlign="center" w:y="1"/>
      <w:rPr>
        <w:rStyle w:val="af3"/>
        <w:sz w:val="24"/>
        <w:szCs w:val="24"/>
      </w:rPr>
    </w:pPr>
    <w:r>
      <w:rPr>
        <w:rStyle w:val="af3"/>
        <w:sz w:val="24"/>
        <w:szCs w:val="24"/>
      </w:rPr>
      <w:fldChar w:fldCharType="begin"/>
    </w:r>
    <w:r>
      <w:rPr>
        <w:rStyle w:val="af3"/>
        <w:sz w:val="24"/>
        <w:szCs w:val="24"/>
      </w:rPr>
      <w:instrText xml:space="preserve">PAGE  </w:instrText>
    </w:r>
    <w:r>
      <w:rPr>
        <w:rStyle w:val="af3"/>
        <w:sz w:val="24"/>
        <w:szCs w:val="24"/>
      </w:rPr>
      <w:fldChar w:fldCharType="separate"/>
    </w:r>
    <w:r>
      <w:rPr>
        <w:rStyle w:val="af3"/>
        <w:sz w:val="24"/>
        <w:szCs w:val="24"/>
      </w:rPr>
      <w:t>3</w:t>
    </w:r>
    <w:r>
      <w:rPr>
        <w:rStyle w:val="af3"/>
        <w:sz w:val="24"/>
        <w:szCs w:val="24"/>
      </w:rPr>
      <w:fldChar w:fldCharType="end"/>
    </w:r>
  </w:p>
  <w:p w14:paraId="1F786F39" w14:textId="404DD60C" w:rsidR="00A900CD" w:rsidRDefault="00000000">
    <w:pPr>
      <w:pStyle w:val="ac"/>
      <w:jc w:val="both"/>
      <w:rPr>
        <w:rFonts w:ascii="黑体" w:eastAsia="黑体"/>
      </w:rPr>
    </w:pPr>
    <w:r>
      <w:rPr>
        <w:rFonts w:ascii="黑体" w:eastAsia="黑体" w:hint="eastAsia"/>
      </w:rPr>
      <w:tab/>
      <w:t xml:space="preserve">         </w:t>
    </w:r>
  </w:p>
  <w:p w14:paraId="6A4FB179" w14:textId="77777777" w:rsidR="00A900CD" w:rsidRDefault="00000000">
    <w:pPr>
      <w:pStyle w:val="ac"/>
      <w:wordWrap w:val="0"/>
      <w:ind w:right="720"/>
      <w:jc w:val="right"/>
    </w:pP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6624" w14:textId="77777777" w:rsidR="00A900CD" w:rsidRDefault="00000000">
    <w:pPr>
      <w:pStyle w:val="ac"/>
      <w:framePr w:wrap="around" w:vAnchor="text" w:hAnchor="margin" w:xAlign="center" w:y="1"/>
      <w:rPr>
        <w:rStyle w:val="af3"/>
        <w:sz w:val="24"/>
        <w:szCs w:val="24"/>
      </w:rPr>
    </w:pPr>
    <w:r>
      <w:rPr>
        <w:rStyle w:val="af3"/>
        <w:sz w:val="24"/>
        <w:szCs w:val="24"/>
      </w:rPr>
      <w:fldChar w:fldCharType="begin"/>
    </w:r>
    <w:r>
      <w:rPr>
        <w:rStyle w:val="af3"/>
        <w:sz w:val="24"/>
        <w:szCs w:val="24"/>
      </w:rPr>
      <w:instrText xml:space="preserve">PAGE  </w:instrText>
    </w:r>
    <w:r>
      <w:rPr>
        <w:rStyle w:val="af3"/>
        <w:sz w:val="24"/>
        <w:szCs w:val="24"/>
      </w:rPr>
      <w:fldChar w:fldCharType="separate"/>
    </w:r>
    <w:r>
      <w:rPr>
        <w:rStyle w:val="af3"/>
        <w:sz w:val="24"/>
        <w:szCs w:val="24"/>
      </w:rPr>
      <w:t>1</w:t>
    </w:r>
    <w:r>
      <w:rPr>
        <w:rStyle w:val="af3"/>
        <w:sz w:val="24"/>
        <w:szCs w:val="24"/>
      </w:rPr>
      <w:fldChar w:fldCharType="end"/>
    </w:r>
  </w:p>
  <w:p w14:paraId="3B32322B" w14:textId="7EC63A20" w:rsidR="00A900CD" w:rsidRDefault="00000000">
    <w:pPr>
      <w:pStyle w:val="ac"/>
      <w:spacing w:line="200" w:lineRule="exact"/>
      <w:rPr>
        <w:rFonts w:ascii="黑体" w:eastAsia="黑体"/>
      </w:rPr>
    </w:pPr>
    <w:r>
      <w:rPr>
        <w:rFonts w:ascii="黑体" w:eastAsia="黑体" w:hint="eastAsia"/>
      </w:rPr>
      <w:tab/>
      <w:t xml:space="preserve">            </w:t>
    </w:r>
  </w:p>
  <w:p w14:paraId="0FBB7337" w14:textId="77777777" w:rsidR="00A900CD" w:rsidRDefault="00A900CD">
    <w:pPr>
      <w:pStyle w:val="ac"/>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0A70" w14:textId="77777777" w:rsidR="00A70803" w:rsidRDefault="00A70803">
      <w:r>
        <w:separator/>
      </w:r>
    </w:p>
  </w:footnote>
  <w:footnote w:type="continuationSeparator" w:id="0">
    <w:p w14:paraId="603716A4" w14:textId="77777777" w:rsidR="00A70803" w:rsidRDefault="00A70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84A6" w14:textId="77777777" w:rsidR="00A900CD" w:rsidRPr="00270897" w:rsidRDefault="00A900CD">
    <w:pPr>
      <w:pStyle w:val="1"/>
      <w:rPr>
        <w:rFonts w:asciiTheme="minorEastAsia" w:eastAsiaTheme="minorEastAsia" w:hAnsiTheme="minorEastAsia" w:hint="eastAsia"/>
        <w:szCs w:val="18"/>
      </w:rPr>
    </w:pPr>
  </w:p>
  <w:p w14:paraId="7E5FD0E8" w14:textId="2B65EA55" w:rsidR="00A900CD" w:rsidRPr="00270897" w:rsidRDefault="00000000">
    <w:pPr>
      <w:jc w:val="center"/>
      <w:outlineLvl w:val="0"/>
      <w:rPr>
        <w:rFonts w:asciiTheme="minorEastAsia" w:eastAsiaTheme="minorEastAsia" w:hAnsiTheme="minorEastAsia" w:hint="eastAsia"/>
      </w:rPr>
    </w:pPr>
    <w:r w:rsidRPr="00270897">
      <w:rPr>
        <w:rFonts w:asciiTheme="minorEastAsia" w:eastAsiaTheme="minorEastAsia" w:hAnsiTheme="minorEastAsia"/>
        <w:b/>
        <w:noProof/>
        <w:sz w:val="32"/>
      </w:rPr>
      <mc:AlternateContent>
        <mc:Choice Requires="wps">
          <w:drawing>
            <wp:anchor distT="0" distB="0" distL="114300" distR="114300" simplePos="0" relativeHeight="251671552" behindDoc="0" locked="0" layoutInCell="1" allowOverlap="1" wp14:anchorId="1D32ED62" wp14:editId="45C990C2">
              <wp:simplePos x="0" y="0"/>
              <wp:positionH relativeFrom="column">
                <wp:posOffset>0</wp:posOffset>
              </wp:positionH>
              <wp:positionV relativeFrom="margin">
                <wp:posOffset>-15240</wp:posOffset>
              </wp:positionV>
              <wp:extent cx="6037580" cy="635"/>
              <wp:effectExtent l="0" t="0" r="20320" b="37465"/>
              <wp:wrapNone/>
              <wp:docPr id="182485068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7580" cy="635"/>
                      </a:xfrm>
                      <a:prstGeom prst="line">
                        <a:avLst/>
                      </a:prstGeom>
                      <a:noFill/>
                      <a:ln w="12700">
                        <a:solidFill>
                          <a:srgbClr val="000000"/>
                        </a:solidFill>
                        <a:round/>
                      </a:ln>
                    </wps:spPr>
                    <wps:bodyPr/>
                  </wps:wsp>
                </a:graphicData>
              </a:graphic>
            </wp:anchor>
          </w:drawing>
        </mc:Choice>
        <mc:Fallback xmlns:wpsCustomData="http://www.wps.cn/officeDocument/2013/wpsCustomData">
          <w:pict>
            <v:line id="Line 22" o:spid="_x0000_s1026" o:spt="20" style="position:absolute;left:0pt;flip:y;margin-left:0pt;margin-top:-1.2pt;height:0.05pt;width:475.4pt;mso-position-vertical-relative:margin;z-index:251671552;mso-width-relative:page;mso-height-relative:page;" filled="f" stroked="t" coordsize="21600,21600" o:gfxdata="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7ZuwTWAAAABgEAAA8AAAAAAAAA&#10;AQAgAAAAIgAAAGRycy9kb3ducmV2LnhtbFBLAQIUABQAAAAIAIdO4kCYO5Lu2gEAALYDAAAOAAAA&#10;AAAAAAEAIAAAACUBAABkcnMvZTJvRG9jLnhtbFBLBQYAAAAABgAGAFkBAABxBQAAAAA=&#10;">
              <v:fill on="f" focussize="0,0"/>
              <v:stroke weight="1pt" color="#000000" joinstyle="round"/>
              <v:imagedata o:title=""/>
              <o:lock v:ext="edit" aspectratio="f"/>
            </v:line>
          </w:pict>
        </mc:Fallback>
      </mc:AlternateContent>
    </w:r>
    <w:proofErr w:type="gramStart"/>
    <w:r w:rsidR="00124848">
      <w:rPr>
        <w:rFonts w:asciiTheme="minorEastAsia" w:eastAsiaTheme="minorEastAsia" w:hAnsiTheme="minorEastAsia" w:hint="eastAsia"/>
        <w:b/>
        <w:sz w:val="32"/>
      </w:rPr>
      <w:t>权</w:t>
    </w:r>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利</w:t>
    </w:r>
    <w:proofErr w:type="gramEnd"/>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要</w:t>
    </w:r>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求</w:t>
    </w:r>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书</w:t>
    </w:r>
    <w:r w:rsidRPr="00270897">
      <w:rPr>
        <w:rFonts w:asciiTheme="minorEastAsia" w:eastAsiaTheme="minorEastAsia" w:hAnsiTheme="minorEastAsia"/>
        <w:b/>
        <w:noProof/>
        <w:sz w:val="32"/>
      </w:rPr>
      <mc:AlternateContent>
        <mc:Choice Requires="wps">
          <w:drawing>
            <wp:anchor distT="0" distB="0" distL="114300" distR="114300" simplePos="0" relativeHeight="251670528" behindDoc="0" locked="0" layoutInCell="1" allowOverlap="1" wp14:anchorId="60C3393E" wp14:editId="3C77E667">
              <wp:simplePos x="0" y="0"/>
              <wp:positionH relativeFrom="column">
                <wp:posOffset>-635</wp:posOffset>
              </wp:positionH>
              <wp:positionV relativeFrom="margin">
                <wp:posOffset>0</wp:posOffset>
              </wp:positionV>
              <wp:extent cx="5579745" cy="635"/>
              <wp:effectExtent l="0" t="0" r="20955" b="37465"/>
              <wp:wrapNone/>
              <wp:docPr id="70974052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635"/>
                      </a:xfrm>
                      <a:prstGeom prst="line">
                        <a:avLst/>
                      </a:prstGeom>
                      <a:noFill/>
                      <a:ln w="12700">
                        <a:solidFill>
                          <a:srgbClr val="FFFFFF"/>
                        </a:solidFill>
                        <a:round/>
                      </a:ln>
                    </wps:spPr>
                    <wps:bodyPr/>
                  </wps:wsp>
                </a:graphicData>
              </a:graphic>
            </wp:anchor>
          </w:drawing>
        </mc:Choice>
        <mc:Fallback xmlns:wpsCustomData="http://www.wps.cn/officeDocument/2013/wpsCustomData">
          <w:pict>
            <v:line id="Line 21" o:spid="_x0000_s1026" o:spt="20" style="position:absolute;left:0pt;margin-left:-0.05pt;margin-top:0pt;height:0.05pt;width:439.35pt;mso-position-vertical-relative:margin;z-index:251670528;mso-width-relative:page;mso-height-relative:page;" filled="f" stroked="t" coordsize="21600,21600" o:gfxdata="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yuNnt0gAAAAMBAAAPAAAAAAAAAAEAIAAAACIAAABk&#10;cnMvZG93bnJldi54bWxQSwECFAAUAAAACACHTuJAEz7C9dMBAACrAwAADgAAAAAAAAABACAAAAAh&#10;AQAAZHJzL2Uyb0RvYy54bWxQSwUGAAAAAAYABgBZAQAAZgUAAAAA&#10;">
              <v:fill on="f" focussize="0,0"/>
              <v:stroke weight="1pt" color="#FFFFFF"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D83"/>
    <w:multiLevelType w:val="multilevel"/>
    <w:tmpl w:val="2AD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2066"/>
    <w:multiLevelType w:val="multilevel"/>
    <w:tmpl w:val="1D7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45008"/>
    <w:multiLevelType w:val="hybridMultilevel"/>
    <w:tmpl w:val="EED2B85C"/>
    <w:lvl w:ilvl="0" w:tplc="14C88BB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0707624">
    <w:abstractNumId w:val="2"/>
  </w:num>
  <w:num w:numId="2" w16cid:durableId="1656837279">
    <w:abstractNumId w:val="0"/>
  </w:num>
  <w:num w:numId="3" w16cid:durableId="10231694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man qiao">
    <w15:presenceInfo w15:providerId="Windows Live" w15:userId="d4f8518043976e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attachedTemplate r:id="rId1"/>
  <w:trackRevisions/>
  <w:defaultTabStop w:val="420"/>
  <w:drawingGridHorizontalSpacing w:val="3"/>
  <w:drawingGridVerticalSpacing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xM2NjNjljMmEyZTI0ZGZmN2E5YWQxM2EwYWNlNDgifQ=="/>
  </w:docVars>
  <w:rsids>
    <w:rsidRoot w:val="00C0457D"/>
    <w:rsid w:val="000005C7"/>
    <w:rsid w:val="00000CEA"/>
    <w:rsid w:val="00001C92"/>
    <w:rsid w:val="00002B2E"/>
    <w:rsid w:val="000037F3"/>
    <w:rsid w:val="00003C14"/>
    <w:rsid w:val="00003F32"/>
    <w:rsid w:val="000042A1"/>
    <w:rsid w:val="0000446D"/>
    <w:rsid w:val="0000449A"/>
    <w:rsid w:val="00005802"/>
    <w:rsid w:val="00005B2C"/>
    <w:rsid w:val="00005C69"/>
    <w:rsid w:val="00005D56"/>
    <w:rsid w:val="00005F6A"/>
    <w:rsid w:val="00005FE7"/>
    <w:rsid w:val="00006571"/>
    <w:rsid w:val="00006B3E"/>
    <w:rsid w:val="00006B4E"/>
    <w:rsid w:val="00006C89"/>
    <w:rsid w:val="00006E4F"/>
    <w:rsid w:val="0000727F"/>
    <w:rsid w:val="00007D01"/>
    <w:rsid w:val="00007F92"/>
    <w:rsid w:val="00010125"/>
    <w:rsid w:val="0001032B"/>
    <w:rsid w:val="00010F42"/>
    <w:rsid w:val="00011E1A"/>
    <w:rsid w:val="00011FCD"/>
    <w:rsid w:val="00012455"/>
    <w:rsid w:val="00012B7B"/>
    <w:rsid w:val="00013CFD"/>
    <w:rsid w:val="00014979"/>
    <w:rsid w:val="0001497C"/>
    <w:rsid w:val="00014CA5"/>
    <w:rsid w:val="000158CE"/>
    <w:rsid w:val="00015A1B"/>
    <w:rsid w:val="000162DE"/>
    <w:rsid w:val="00016A57"/>
    <w:rsid w:val="00016C5E"/>
    <w:rsid w:val="00016CE9"/>
    <w:rsid w:val="00017BDF"/>
    <w:rsid w:val="00020409"/>
    <w:rsid w:val="0002049E"/>
    <w:rsid w:val="000208FC"/>
    <w:rsid w:val="00021251"/>
    <w:rsid w:val="000218B6"/>
    <w:rsid w:val="00021924"/>
    <w:rsid w:val="00021B6B"/>
    <w:rsid w:val="00022134"/>
    <w:rsid w:val="0002240D"/>
    <w:rsid w:val="00022811"/>
    <w:rsid w:val="00022C57"/>
    <w:rsid w:val="00023007"/>
    <w:rsid w:val="000239FB"/>
    <w:rsid w:val="00023A7D"/>
    <w:rsid w:val="0002475A"/>
    <w:rsid w:val="0002494E"/>
    <w:rsid w:val="00024A3E"/>
    <w:rsid w:val="00024F52"/>
    <w:rsid w:val="0002506B"/>
    <w:rsid w:val="000262F2"/>
    <w:rsid w:val="00026C0B"/>
    <w:rsid w:val="00027220"/>
    <w:rsid w:val="00027251"/>
    <w:rsid w:val="00027345"/>
    <w:rsid w:val="000273BC"/>
    <w:rsid w:val="0002769D"/>
    <w:rsid w:val="0003035C"/>
    <w:rsid w:val="00030451"/>
    <w:rsid w:val="0003054B"/>
    <w:rsid w:val="00030C43"/>
    <w:rsid w:val="000310BC"/>
    <w:rsid w:val="000313A9"/>
    <w:rsid w:val="000327D4"/>
    <w:rsid w:val="00033170"/>
    <w:rsid w:val="00034229"/>
    <w:rsid w:val="00034693"/>
    <w:rsid w:val="00034785"/>
    <w:rsid w:val="000347ED"/>
    <w:rsid w:val="00034A77"/>
    <w:rsid w:val="00034FD4"/>
    <w:rsid w:val="00035257"/>
    <w:rsid w:val="000354EE"/>
    <w:rsid w:val="00035A48"/>
    <w:rsid w:val="00035CED"/>
    <w:rsid w:val="00035D3B"/>
    <w:rsid w:val="00036DF3"/>
    <w:rsid w:val="000370C1"/>
    <w:rsid w:val="000376EF"/>
    <w:rsid w:val="00040AC3"/>
    <w:rsid w:val="000410F5"/>
    <w:rsid w:val="00041731"/>
    <w:rsid w:val="0004217C"/>
    <w:rsid w:val="0004284F"/>
    <w:rsid w:val="00042A31"/>
    <w:rsid w:val="00042DE0"/>
    <w:rsid w:val="00042E04"/>
    <w:rsid w:val="00042E9B"/>
    <w:rsid w:val="0004345C"/>
    <w:rsid w:val="000436DD"/>
    <w:rsid w:val="00043A1A"/>
    <w:rsid w:val="00043B72"/>
    <w:rsid w:val="00043CBB"/>
    <w:rsid w:val="00044631"/>
    <w:rsid w:val="00044F4A"/>
    <w:rsid w:val="00045489"/>
    <w:rsid w:val="000454E8"/>
    <w:rsid w:val="000468BC"/>
    <w:rsid w:val="000469B3"/>
    <w:rsid w:val="00046ACC"/>
    <w:rsid w:val="00046EB7"/>
    <w:rsid w:val="00047077"/>
    <w:rsid w:val="00047084"/>
    <w:rsid w:val="000471FF"/>
    <w:rsid w:val="00047F51"/>
    <w:rsid w:val="0005061E"/>
    <w:rsid w:val="0005085B"/>
    <w:rsid w:val="00050B54"/>
    <w:rsid w:val="00050D17"/>
    <w:rsid w:val="000511AC"/>
    <w:rsid w:val="0005187E"/>
    <w:rsid w:val="00051AE2"/>
    <w:rsid w:val="00051CB2"/>
    <w:rsid w:val="00052732"/>
    <w:rsid w:val="00052B36"/>
    <w:rsid w:val="00052E01"/>
    <w:rsid w:val="00053186"/>
    <w:rsid w:val="0005390C"/>
    <w:rsid w:val="00053E28"/>
    <w:rsid w:val="000541FA"/>
    <w:rsid w:val="000549A3"/>
    <w:rsid w:val="00054D9A"/>
    <w:rsid w:val="000551B6"/>
    <w:rsid w:val="00056629"/>
    <w:rsid w:val="00056661"/>
    <w:rsid w:val="000567EC"/>
    <w:rsid w:val="00057243"/>
    <w:rsid w:val="00057CC0"/>
    <w:rsid w:val="000604A0"/>
    <w:rsid w:val="000604CE"/>
    <w:rsid w:val="0006086B"/>
    <w:rsid w:val="00060A31"/>
    <w:rsid w:val="00060C68"/>
    <w:rsid w:val="00060FEA"/>
    <w:rsid w:val="000610DB"/>
    <w:rsid w:val="000616F3"/>
    <w:rsid w:val="0006188A"/>
    <w:rsid w:val="00061A33"/>
    <w:rsid w:val="000622AB"/>
    <w:rsid w:val="0006274C"/>
    <w:rsid w:val="00062B75"/>
    <w:rsid w:val="00062BF4"/>
    <w:rsid w:val="00062CE8"/>
    <w:rsid w:val="00062EB0"/>
    <w:rsid w:val="00063650"/>
    <w:rsid w:val="000637E3"/>
    <w:rsid w:val="00063F48"/>
    <w:rsid w:val="00064034"/>
    <w:rsid w:val="000649B1"/>
    <w:rsid w:val="00064C24"/>
    <w:rsid w:val="00064F73"/>
    <w:rsid w:val="00065A45"/>
    <w:rsid w:val="00065E10"/>
    <w:rsid w:val="00065EAD"/>
    <w:rsid w:val="00066208"/>
    <w:rsid w:val="00066350"/>
    <w:rsid w:val="00066BDF"/>
    <w:rsid w:val="000672C6"/>
    <w:rsid w:val="0006788A"/>
    <w:rsid w:val="00067D3F"/>
    <w:rsid w:val="0007029D"/>
    <w:rsid w:val="00070908"/>
    <w:rsid w:val="0007173B"/>
    <w:rsid w:val="00071A70"/>
    <w:rsid w:val="00071B41"/>
    <w:rsid w:val="00072710"/>
    <w:rsid w:val="00072F3F"/>
    <w:rsid w:val="0007426F"/>
    <w:rsid w:val="0007431D"/>
    <w:rsid w:val="00074A3D"/>
    <w:rsid w:val="00075090"/>
    <w:rsid w:val="0007550C"/>
    <w:rsid w:val="00075F44"/>
    <w:rsid w:val="00075F8A"/>
    <w:rsid w:val="00076B98"/>
    <w:rsid w:val="0007707D"/>
    <w:rsid w:val="000778CD"/>
    <w:rsid w:val="00077F7A"/>
    <w:rsid w:val="00080821"/>
    <w:rsid w:val="00080D92"/>
    <w:rsid w:val="00081260"/>
    <w:rsid w:val="00081380"/>
    <w:rsid w:val="00081EE0"/>
    <w:rsid w:val="00081F1A"/>
    <w:rsid w:val="00081FCB"/>
    <w:rsid w:val="00083200"/>
    <w:rsid w:val="00083227"/>
    <w:rsid w:val="00083C7E"/>
    <w:rsid w:val="00083D3A"/>
    <w:rsid w:val="00083D44"/>
    <w:rsid w:val="00083D9D"/>
    <w:rsid w:val="00084427"/>
    <w:rsid w:val="0008454D"/>
    <w:rsid w:val="000845BC"/>
    <w:rsid w:val="00084A17"/>
    <w:rsid w:val="00085E41"/>
    <w:rsid w:val="00086518"/>
    <w:rsid w:val="00086B8B"/>
    <w:rsid w:val="00086BC0"/>
    <w:rsid w:val="0008730C"/>
    <w:rsid w:val="0008754D"/>
    <w:rsid w:val="00087F27"/>
    <w:rsid w:val="00090B2C"/>
    <w:rsid w:val="00090EAC"/>
    <w:rsid w:val="0009112E"/>
    <w:rsid w:val="000914FE"/>
    <w:rsid w:val="00091786"/>
    <w:rsid w:val="00091B69"/>
    <w:rsid w:val="00091FC7"/>
    <w:rsid w:val="0009200E"/>
    <w:rsid w:val="00092476"/>
    <w:rsid w:val="00092851"/>
    <w:rsid w:val="0009337C"/>
    <w:rsid w:val="000936F6"/>
    <w:rsid w:val="00093E52"/>
    <w:rsid w:val="000943A8"/>
    <w:rsid w:val="00094AA6"/>
    <w:rsid w:val="00094C44"/>
    <w:rsid w:val="00094E53"/>
    <w:rsid w:val="00095073"/>
    <w:rsid w:val="00095F3C"/>
    <w:rsid w:val="00096081"/>
    <w:rsid w:val="000962E7"/>
    <w:rsid w:val="00096577"/>
    <w:rsid w:val="000967F5"/>
    <w:rsid w:val="00096BCA"/>
    <w:rsid w:val="00096CAD"/>
    <w:rsid w:val="00096FA5"/>
    <w:rsid w:val="00097393"/>
    <w:rsid w:val="0009749C"/>
    <w:rsid w:val="000974B8"/>
    <w:rsid w:val="000975C8"/>
    <w:rsid w:val="00097671"/>
    <w:rsid w:val="00097AC6"/>
    <w:rsid w:val="00097D2E"/>
    <w:rsid w:val="00097FEB"/>
    <w:rsid w:val="000A0318"/>
    <w:rsid w:val="000A07C5"/>
    <w:rsid w:val="000A0D5A"/>
    <w:rsid w:val="000A1C26"/>
    <w:rsid w:val="000A1CB1"/>
    <w:rsid w:val="000A25BA"/>
    <w:rsid w:val="000A2738"/>
    <w:rsid w:val="000A2A71"/>
    <w:rsid w:val="000A346C"/>
    <w:rsid w:val="000A3715"/>
    <w:rsid w:val="000A3800"/>
    <w:rsid w:val="000A4320"/>
    <w:rsid w:val="000A4375"/>
    <w:rsid w:val="000A4477"/>
    <w:rsid w:val="000A4767"/>
    <w:rsid w:val="000A479D"/>
    <w:rsid w:val="000A4958"/>
    <w:rsid w:val="000A4AE1"/>
    <w:rsid w:val="000A4FD7"/>
    <w:rsid w:val="000A5201"/>
    <w:rsid w:val="000A60EB"/>
    <w:rsid w:val="000A68AC"/>
    <w:rsid w:val="000A6C69"/>
    <w:rsid w:val="000A6C83"/>
    <w:rsid w:val="000A70FB"/>
    <w:rsid w:val="000A7A7F"/>
    <w:rsid w:val="000A7BA7"/>
    <w:rsid w:val="000A7DD2"/>
    <w:rsid w:val="000A7F68"/>
    <w:rsid w:val="000B008F"/>
    <w:rsid w:val="000B08E9"/>
    <w:rsid w:val="000B0C35"/>
    <w:rsid w:val="000B0E07"/>
    <w:rsid w:val="000B17EF"/>
    <w:rsid w:val="000B2037"/>
    <w:rsid w:val="000B25C8"/>
    <w:rsid w:val="000B2810"/>
    <w:rsid w:val="000B2FD5"/>
    <w:rsid w:val="000B3A6A"/>
    <w:rsid w:val="000B3D2A"/>
    <w:rsid w:val="000B432F"/>
    <w:rsid w:val="000B45E6"/>
    <w:rsid w:val="000B4D68"/>
    <w:rsid w:val="000B4DDC"/>
    <w:rsid w:val="000B5536"/>
    <w:rsid w:val="000B5838"/>
    <w:rsid w:val="000B5885"/>
    <w:rsid w:val="000B5CDC"/>
    <w:rsid w:val="000B5EC8"/>
    <w:rsid w:val="000B5FBD"/>
    <w:rsid w:val="000B6B6F"/>
    <w:rsid w:val="000B6DA1"/>
    <w:rsid w:val="000B729A"/>
    <w:rsid w:val="000B73C9"/>
    <w:rsid w:val="000B7B3A"/>
    <w:rsid w:val="000B7D0D"/>
    <w:rsid w:val="000C05E3"/>
    <w:rsid w:val="000C07B2"/>
    <w:rsid w:val="000C0AF5"/>
    <w:rsid w:val="000C11C1"/>
    <w:rsid w:val="000C1A75"/>
    <w:rsid w:val="000C2061"/>
    <w:rsid w:val="000C216E"/>
    <w:rsid w:val="000C25D8"/>
    <w:rsid w:val="000C3211"/>
    <w:rsid w:val="000C3612"/>
    <w:rsid w:val="000C362F"/>
    <w:rsid w:val="000C3E26"/>
    <w:rsid w:val="000C3FA8"/>
    <w:rsid w:val="000C4A56"/>
    <w:rsid w:val="000C4D3C"/>
    <w:rsid w:val="000C4EE4"/>
    <w:rsid w:val="000C508F"/>
    <w:rsid w:val="000C59FA"/>
    <w:rsid w:val="000C61E2"/>
    <w:rsid w:val="000C679F"/>
    <w:rsid w:val="000C684B"/>
    <w:rsid w:val="000C6919"/>
    <w:rsid w:val="000C6EDC"/>
    <w:rsid w:val="000C7117"/>
    <w:rsid w:val="000C7861"/>
    <w:rsid w:val="000D00F2"/>
    <w:rsid w:val="000D0741"/>
    <w:rsid w:val="000D0972"/>
    <w:rsid w:val="000D0B03"/>
    <w:rsid w:val="000D0F78"/>
    <w:rsid w:val="000D19BF"/>
    <w:rsid w:val="000D2892"/>
    <w:rsid w:val="000D290D"/>
    <w:rsid w:val="000D3B2E"/>
    <w:rsid w:val="000D3B77"/>
    <w:rsid w:val="000D42D2"/>
    <w:rsid w:val="000D4483"/>
    <w:rsid w:val="000D4CB3"/>
    <w:rsid w:val="000D4D6C"/>
    <w:rsid w:val="000D5875"/>
    <w:rsid w:val="000D678B"/>
    <w:rsid w:val="000D7249"/>
    <w:rsid w:val="000D72FA"/>
    <w:rsid w:val="000D75D0"/>
    <w:rsid w:val="000D77EF"/>
    <w:rsid w:val="000D79DC"/>
    <w:rsid w:val="000D7BA7"/>
    <w:rsid w:val="000E03BC"/>
    <w:rsid w:val="000E0672"/>
    <w:rsid w:val="000E088D"/>
    <w:rsid w:val="000E0DA3"/>
    <w:rsid w:val="000E18C4"/>
    <w:rsid w:val="000E1CFB"/>
    <w:rsid w:val="000E2093"/>
    <w:rsid w:val="000E2173"/>
    <w:rsid w:val="000E23D7"/>
    <w:rsid w:val="000E2893"/>
    <w:rsid w:val="000E2D5F"/>
    <w:rsid w:val="000E361C"/>
    <w:rsid w:val="000E3629"/>
    <w:rsid w:val="000E3D13"/>
    <w:rsid w:val="000E3E41"/>
    <w:rsid w:val="000E48A5"/>
    <w:rsid w:val="000E4B80"/>
    <w:rsid w:val="000E5192"/>
    <w:rsid w:val="000E57FE"/>
    <w:rsid w:val="000E598A"/>
    <w:rsid w:val="000E5ED1"/>
    <w:rsid w:val="000E6193"/>
    <w:rsid w:val="000E643E"/>
    <w:rsid w:val="000E72DD"/>
    <w:rsid w:val="000F0104"/>
    <w:rsid w:val="000F01BB"/>
    <w:rsid w:val="000F0971"/>
    <w:rsid w:val="000F0B2F"/>
    <w:rsid w:val="000F0C45"/>
    <w:rsid w:val="000F109F"/>
    <w:rsid w:val="000F2366"/>
    <w:rsid w:val="000F2B99"/>
    <w:rsid w:val="000F2F5B"/>
    <w:rsid w:val="000F2FF8"/>
    <w:rsid w:val="000F313A"/>
    <w:rsid w:val="000F3CBC"/>
    <w:rsid w:val="000F3EF4"/>
    <w:rsid w:val="000F3EF9"/>
    <w:rsid w:val="000F42E3"/>
    <w:rsid w:val="000F51D3"/>
    <w:rsid w:val="000F53B0"/>
    <w:rsid w:val="000F569B"/>
    <w:rsid w:val="000F5DD2"/>
    <w:rsid w:val="000F5E1C"/>
    <w:rsid w:val="000F61FA"/>
    <w:rsid w:val="000F65EE"/>
    <w:rsid w:val="000F6640"/>
    <w:rsid w:val="000F678E"/>
    <w:rsid w:val="000F679D"/>
    <w:rsid w:val="000F6F87"/>
    <w:rsid w:val="000F6FA2"/>
    <w:rsid w:val="000F6FF4"/>
    <w:rsid w:val="000F724B"/>
    <w:rsid w:val="000F79F6"/>
    <w:rsid w:val="000F7B19"/>
    <w:rsid w:val="000F7D10"/>
    <w:rsid w:val="000F7DB1"/>
    <w:rsid w:val="000F7DB3"/>
    <w:rsid w:val="000F7F29"/>
    <w:rsid w:val="001000BD"/>
    <w:rsid w:val="001001DF"/>
    <w:rsid w:val="00100296"/>
    <w:rsid w:val="00100968"/>
    <w:rsid w:val="00100F03"/>
    <w:rsid w:val="00101B61"/>
    <w:rsid w:val="001020AF"/>
    <w:rsid w:val="00102289"/>
    <w:rsid w:val="00102524"/>
    <w:rsid w:val="001025E0"/>
    <w:rsid w:val="00102704"/>
    <w:rsid w:val="0010274A"/>
    <w:rsid w:val="00102787"/>
    <w:rsid w:val="00102AFE"/>
    <w:rsid w:val="00103130"/>
    <w:rsid w:val="0010319F"/>
    <w:rsid w:val="00103B0F"/>
    <w:rsid w:val="00103D54"/>
    <w:rsid w:val="00103DF0"/>
    <w:rsid w:val="00103EA6"/>
    <w:rsid w:val="00104141"/>
    <w:rsid w:val="00104361"/>
    <w:rsid w:val="0010441E"/>
    <w:rsid w:val="00104A06"/>
    <w:rsid w:val="00104B3D"/>
    <w:rsid w:val="00104B85"/>
    <w:rsid w:val="00104C59"/>
    <w:rsid w:val="00104CBC"/>
    <w:rsid w:val="00104F33"/>
    <w:rsid w:val="0010523B"/>
    <w:rsid w:val="001058DC"/>
    <w:rsid w:val="00105927"/>
    <w:rsid w:val="001062C9"/>
    <w:rsid w:val="00106AEF"/>
    <w:rsid w:val="00106AF8"/>
    <w:rsid w:val="00107066"/>
    <w:rsid w:val="001072D1"/>
    <w:rsid w:val="00107985"/>
    <w:rsid w:val="001079AE"/>
    <w:rsid w:val="001103E6"/>
    <w:rsid w:val="0011078F"/>
    <w:rsid w:val="001109C3"/>
    <w:rsid w:val="00111077"/>
    <w:rsid w:val="00111942"/>
    <w:rsid w:val="001121C5"/>
    <w:rsid w:val="001123F9"/>
    <w:rsid w:val="001124FA"/>
    <w:rsid w:val="00112540"/>
    <w:rsid w:val="0011257F"/>
    <w:rsid w:val="00112B5D"/>
    <w:rsid w:val="00112EBF"/>
    <w:rsid w:val="00113314"/>
    <w:rsid w:val="001139E2"/>
    <w:rsid w:val="00113F8C"/>
    <w:rsid w:val="0011468D"/>
    <w:rsid w:val="00114B53"/>
    <w:rsid w:val="00115790"/>
    <w:rsid w:val="00115901"/>
    <w:rsid w:val="00115BD7"/>
    <w:rsid w:val="00115DE4"/>
    <w:rsid w:val="00115EDD"/>
    <w:rsid w:val="00116038"/>
    <w:rsid w:val="00116185"/>
    <w:rsid w:val="001161F9"/>
    <w:rsid w:val="001163C7"/>
    <w:rsid w:val="001165A3"/>
    <w:rsid w:val="00116B02"/>
    <w:rsid w:val="001173C1"/>
    <w:rsid w:val="001177B3"/>
    <w:rsid w:val="001177BF"/>
    <w:rsid w:val="00117FFD"/>
    <w:rsid w:val="00120364"/>
    <w:rsid w:val="00120618"/>
    <w:rsid w:val="00120D73"/>
    <w:rsid w:val="001213DA"/>
    <w:rsid w:val="00121707"/>
    <w:rsid w:val="0012185D"/>
    <w:rsid w:val="00121C8A"/>
    <w:rsid w:val="00121F25"/>
    <w:rsid w:val="001229AC"/>
    <w:rsid w:val="00122B59"/>
    <w:rsid w:val="00123174"/>
    <w:rsid w:val="001231CE"/>
    <w:rsid w:val="0012334F"/>
    <w:rsid w:val="00123389"/>
    <w:rsid w:val="0012341A"/>
    <w:rsid w:val="001241A4"/>
    <w:rsid w:val="0012453C"/>
    <w:rsid w:val="00124831"/>
    <w:rsid w:val="00124848"/>
    <w:rsid w:val="001254DB"/>
    <w:rsid w:val="00125C43"/>
    <w:rsid w:val="0012668B"/>
    <w:rsid w:val="001268E7"/>
    <w:rsid w:val="00126AFF"/>
    <w:rsid w:val="00126D17"/>
    <w:rsid w:val="001277FB"/>
    <w:rsid w:val="00127E1D"/>
    <w:rsid w:val="00130096"/>
    <w:rsid w:val="001302AB"/>
    <w:rsid w:val="001304E9"/>
    <w:rsid w:val="00130736"/>
    <w:rsid w:val="0013076E"/>
    <w:rsid w:val="00130DD8"/>
    <w:rsid w:val="00130FC0"/>
    <w:rsid w:val="00131094"/>
    <w:rsid w:val="00131B22"/>
    <w:rsid w:val="00131BD2"/>
    <w:rsid w:val="00131DDB"/>
    <w:rsid w:val="00131FAF"/>
    <w:rsid w:val="001321D9"/>
    <w:rsid w:val="00132308"/>
    <w:rsid w:val="0013271E"/>
    <w:rsid w:val="00132924"/>
    <w:rsid w:val="00132B80"/>
    <w:rsid w:val="00132E4D"/>
    <w:rsid w:val="00132FC2"/>
    <w:rsid w:val="00133CAA"/>
    <w:rsid w:val="00133E15"/>
    <w:rsid w:val="00133F88"/>
    <w:rsid w:val="00134094"/>
    <w:rsid w:val="0013411C"/>
    <w:rsid w:val="0013475F"/>
    <w:rsid w:val="001347B2"/>
    <w:rsid w:val="00134859"/>
    <w:rsid w:val="00134CEC"/>
    <w:rsid w:val="00134E59"/>
    <w:rsid w:val="00134E7F"/>
    <w:rsid w:val="00135189"/>
    <w:rsid w:val="00135213"/>
    <w:rsid w:val="001353DB"/>
    <w:rsid w:val="00135BFB"/>
    <w:rsid w:val="00135CC0"/>
    <w:rsid w:val="0013604C"/>
    <w:rsid w:val="00136810"/>
    <w:rsid w:val="00136914"/>
    <w:rsid w:val="00136E57"/>
    <w:rsid w:val="0013773E"/>
    <w:rsid w:val="00137B20"/>
    <w:rsid w:val="00137CE1"/>
    <w:rsid w:val="00140164"/>
    <w:rsid w:val="001403A2"/>
    <w:rsid w:val="0014061F"/>
    <w:rsid w:val="0014090B"/>
    <w:rsid w:val="00140A21"/>
    <w:rsid w:val="00140DAF"/>
    <w:rsid w:val="00141415"/>
    <w:rsid w:val="00141690"/>
    <w:rsid w:val="00141CF4"/>
    <w:rsid w:val="0014223D"/>
    <w:rsid w:val="001426EA"/>
    <w:rsid w:val="00142AB9"/>
    <w:rsid w:val="00143677"/>
    <w:rsid w:val="00143ADC"/>
    <w:rsid w:val="00143E5A"/>
    <w:rsid w:val="00144200"/>
    <w:rsid w:val="00144993"/>
    <w:rsid w:val="00145046"/>
    <w:rsid w:val="00145162"/>
    <w:rsid w:val="001455E4"/>
    <w:rsid w:val="001458DF"/>
    <w:rsid w:val="00145A22"/>
    <w:rsid w:val="00145FB7"/>
    <w:rsid w:val="00146608"/>
    <w:rsid w:val="0014684C"/>
    <w:rsid w:val="00146A6E"/>
    <w:rsid w:val="00146D12"/>
    <w:rsid w:val="00147195"/>
    <w:rsid w:val="0014783C"/>
    <w:rsid w:val="00147B08"/>
    <w:rsid w:val="0015088A"/>
    <w:rsid w:val="001515ED"/>
    <w:rsid w:val="001518E4"/>
    <w:rsid w:val="00151B57"/>
    <w:rsid w:val="0015226E"/>
    <w:rsid w:val="001524BB"/>
    <w:rsid w:val="00152692"/>
    <w:rsid w:val="001529E1"/>
    <w:rsid w:val="00152DD5"/>
    <w:rsid w:val="0015339E"/>
    <w:rsid w:val="001538F7"/>
    <w:rsid w:val="00153A05"/>
    <w:rsid w:val="00153B02"/>
    <w:rsid w:val="00153D83"/>
    <w:rsid w:val="0015405C"/>
    <w:rsid w:val="0015447C"/>
    <w:rsid w:val="0015467D"/>
    <w:rsid w:val="001548A6"/>
    <w:rsid w:val="00154993"/>
    <w:rsid w:val="00154F48"/>
    <w:rsid w:val="00155025"/>
    <w:rsid w:val="001554AA"/>
    <w:rsid w:val="0015552B"/>
    <w:rsid w:val="001560FF"/>
    <w:rsid w:val="00157442"/>
    <w:rsid w:val="00157546"/>
    <w:rsid w:val="0015756E"/>
    <w:rsid w:val="00157D91"/>
    <w:rsid w:val="0016041E"/>
    <w:rsid w:val="001609C2"/>
    <w:rsid w:val="00160BC3"/>
    <w:rsid w:val="001618A2"/>
    <w:rsid w:val="00161ACB"/>
    <w:rsid w:val="00161DFA"/>
    <w:rsid w:val="00162643"/>
    <w:rsid w:val="00162734"/>
    <w:rsid w:val="0016333C"/>
    <w:rsid w:val="00163CE2"/>
    <w:rsid w:val="00163DD3"/>
    <w:rsid w:val="0016428B"/>
    <w:rsid w:val="0016492B"/>
    <w:rsid w:val="001651B2"/>
    <w:rsid w:val="00165490"/>
    <w:rsid w:val="00165534"/>
    <w:rsid w:val="00166334"/>
    <w:rsid w:val="001667FB"/>
    <w:rsid w:val="00166AF1"/>
    <w:rsid w:val="00166D49"/>
    <w:rsid w:val="001675A7"/>
    <w:rsid w:val="0016777D"/>
    <w:rsid w:val="00170449"/>
    <w:rsid w:val="00170C3E"/>
    <w:rsid w:val="001712A5"/>
    <w:rsid w:val="00171EBB"/>
    <w:rsid w:val="001720A2"/>
    <w:rsid w:val="00172A27"/>
    <w:rsid w:val="00172B17"/>
    <w:rsid w:val="0017310D"/>
    <w:rsid w:val="00173A57"/>
    <w:rsid w:val="001740E0"/>
    <w:rsid w:val="0017417C"/>
    <w:rsid w:val="00174816"/>
    <w:rsid w:val="00174E4F"/>
    <w:rsid w:val="0017523D"/>
    <w:rsid w:val="00175AD9"/>
    <w:rsid w:val="00176415"/>
    <w:rsid w:val="0017663B"/>
    <w:rsid w:val="00176E01"/>
    <w:rsid w:val="00176E29"/>
    <w:rsid w:val="0017720E"/>
    <w:rsid w:val="00177697"/>
    <w:rsid w:val="0018017B"/>
    <w:rsid w:val="001803AD"/>
    <w:rsid w:val="00180C84"/>
    <w:rsid w:val="00180E82"/>
    <w:rsid w:val="00180F2E"/>
    <w:rsid w:val="001812B8"/>
    <w:rsid w:val="001812D9"/>
    <w:rsid w:val="00181EC4"/>
    <w:rsid w:val="00182BFD"/>
    <w:rsid w:val="001833FC"/>
    <w:rsid w:val="00183CA4"/>
    <w:rsid w:val="00183ECA"/>
    <w:rsid w:val="00183FFE"/>
    <w:rsid w:val="00184107"/>
    <w:rsid w:val="0018411D"/>
    <w:rsid w:val="00184195"/>
    <w:rsid w:val="0018430B"/>
    <w:rsid w:val="00184694"/>
    <w:rsid w:val="00185307"/>
    <w:rsid w:val="00185830"/>
    <w:rsid w:val="00186B4F"/>
    <w:rsid w:val="0018713B"/>
    <w:rsid w:val="00187577"/>
    <w:rsid w:val="00187862"/>
    <w:rsid w:val="001878D7"/>
    <w:rsid w:val="00187FD3"/>
    <w:rsid w:val="0019051D"/>
    <w:rsid w:val="00190BB5"/>
    <w:rsid w:val="001910EA"/>
    <w:rsid w:val="001916F8"/>
    <w:rsid w:val="00191FA9"/>
    <w:rsid w:val="001927EE"/>
    <w:rsid w:val="0019283C"/>
    <w:rsid w:val="001928AF"/>
    <w:rsid w:val="001945E6"/>
    <w:rsid w:val="00194727"/>
    <w:rsid w:val="001948CD"/>
    <w:rsid w:val="001949F2"/>
    <w:rsid w:val="00194CBE"/>
    <w:rsid w:val="00194E5B"/>
    <w:rsid w:val="0019600D"/>
    <w:rsid w:val="00196731"/>
    <w:rsid w:val="00196E33"/>
    <w:rsid w:val="00196F8D"/>
    <w:rsid w:val="00197025"/>
    <w:rsid w:val="001975D3"/>
    <w:rsid w:val="00197BB2"/>
    <w:rsid w:val="001A0174"/>
    <w:rsid w:val="001A06A8"/>
    <w:rsid w:val="001A0F88"/>
    <w:rsid w:val="001A1101"/>
    <w:rsid w:val="001A141E"/>
    <w:rsid w:val="001A1511"/>
    <w:rsid w:val="001A1633"/>
    <w:rsid w:val="001A1867"/>
    <w:rsid w:val="001A1D7D"/>
    <w:rsid w:val="001A23FD"/>
    <w:rsid w:val="001A2804"/>
    <w:rsid w:val="001A2C15"/>
    <w:rsid w:val="001A2D71"/>
    <w:rsid w:val="001A2D76"/>
    <w:rsid w:val="001A3E7F"/>
    <w:rsid w:val="001A4681"/>
    <w:rsid w:val="001A48FE"/>
    <w:rsid w:val="001A4D7F"/>
    <w:rsid w:val="001A54DA"/>
    <w:rsid w:val="001A57D1"/>
    <w:rsid w:val="001A5A34"/>
    <w:rsid w:val="001A60F7"/>
    <w:rsid w:val="001A6398"/>
    <w:rsid w:val="001A665F"/>
    <w:rsid w:val="001A69FA"/>
    <w:rsid w:val="001A6B10"/>
    <w:rsid w:val="001A6D8A"/>
    <w:rsid w:val="001A7252"/>
    <w:rsid w:val="001A78A2"/>
    <w:rsid w:val="001A7919"/>
    <w:rsid w:val="001A7C3C"/>
    <w:rsid w:val="001A7C91"/>
    <w:rsid w:val="001A7E88"/>
    <w:rsid w:val="001B09BF"/>
    <w:rsid w:val="001B1490"/>
    <w:rsid w:val="001B1561"/>
    <w:rsid w:val="001B1799"/>
    <w:rsid w:val="001B1CE2"/>
    <w:rsid w:val="001B1F1A"/>
    <w:rsid w:val="001B1F1E"/>
    <w:rsid w:val="001B24DB"/>
    <w:rsid w:val="001B2B88"/>
    <w:rsid w:val="001B3405"/>
    <w:rsid w:val="001B3B50"/>
    <w:rsid w:val="001B3B6C"/>
    <w:rsid w:val="001B3BA1"/>
    <w:rsid w:val="001B3BC6"/>
    <w:rsid w:val="001B3F35"/>
    <w:rsid w:val="001B436B"/>
    <w:rsid w:val="001B44A5"/>
    <w:rsid w:val="001B45D6"/>
    <w:rsid w:val="001B5763"/>
    <w:rsid w:val="001B60AA"/>
    <w:rsid w:val="001B6DA3"/>
    <w:rsid w:val="001B71CF"/>
    <w:rsid w:val="001B71F5"/>
    <w:rsid w:val="001B7CCB"/>
    <w:rsid w:val="001C00C4"/>
    <w:rsid w:val="001C0137"/>
    <w:rsid w:val="001C024E"/>
    <w:rsid w:val="001C03EA"/>
    <w:rsid w:val="001C0EEE"/>
    <w:rsid w:val="001C0FE8"/>
    <w:rsid w:val="001C127A"/>
    <w:rsid w:val="001C13FD"/>
    <w:rsid w:val="001C14F0"/>
    <w:rsid w:val="001C1B15"/>
    <w:rsid w:val="001C1E57"/>
    <w:rsid w:val="001C21CC"/>
    <w:rsid w:val="001C224D"/>
    <w:rsid w:val="001C293E"/>
    <w:rsid w:val="001C2BC1"/>
    <w:rsid w:val="001C3253"/>
    <w:rsid w:val="001C328F"/>
    <w:rsid w:val="001C32C7"/>
    <w:rsid w:val="001C35C1"/>
    <w:rsid w:val="001C3F2B"/>
    <w:rsid w:val="001C43A8"/>
    <w:rsid w:val="001C48FD"/>
    <w:rsid w:val="001C4C09"/>
    <w:rsid w:val="001C4E95"/>
    <w:rsid w:val="001C5D2D"/>
    <w:rsid w:val="001C659D"/>
    <w:rsid w:val="001C7930"/>
    <w:rsid w:val="001D0D4E"/>
    <w:rsid w:val="001D1370"/>
    <w:rsid w:val="001D146A"/>
    <w:rsid w:val="001D1B9B"/>
    <w:rsid w:val="001D20A7"/>
    <w:rsid w:val="001D2CDA"/>
    <w:rsid w:val="001D2E73"/>
    <w:rsid w:val="001D37C1"/>
    <w:rsid w:val="001D3CF7"/>
    <w:rsid w:val="001D40FE"/>
    <w:rsid w:val="001D45F8"/>
    <w:rsid w:val="001D4772"/>
    <w:rsid w:val="001D4F50"/>
    <w:rsid w:val="001D56D4"/>
    <w:rsid w:val="001D62A9"/>
    <w:rsid w:val="001D647B"/>
    <w:rsid w:val="001D65C6"/>
    <w:rsid w:val="001D723C"/>
    <w:rsid w:val="001D72A3"/>
    <w:rsid w:val="001D7313"/>
    <w:rsid w:val="001D7ACF"/>
    <w:rsid w:val="001D7FC6"/>
    <w:rsid w:val="001E0767"/>
    <w:rsid w:val="001E102E"/>
    <w:rsid w:val="001E15BC"/>
    <w:rsid w:val="001E18F7"/>
    <w:rsid w:val="001E2672"/>
    <w:rsid w:val="001E2793"/>
    <w:rsid w:val="001E2F2A"/>
    <w:rsid w:val="001E3089"/>
    <w:rsid w:val="001E3AB8"/>
    <w:rsid w:val="001E3E68"/>
    <w:rsid w:val="001E4420"/>
    <w:rsid w:val="001E4594"/>
    <w:rsid w:val="001E4A52"/>
    <w:rsid w:val="001E4AD6"/>
    <w:rsid w:val="001E4FD1"/>
    <w:rsid w:val="001E576A"/>
    <w:rsid w:val="001E6471"/>
    <w:rsid w:val="001E7253"/>
    <w:rsid w:val="001E7D28"/>
    <w:rsid w:val="001E7E1B"/>
    <w:rsid w:val="001F00C3"/>
    <w:rsid w:val="001F045A"/>
    <w:rsid w:val="001F086F"/>
    <w:rsid w:val="001F1067"/>
    <w:rsid w:val="001F1223"/>
    <w:rsid w:val="001F1676"/>
    <w:rsid w:val="001F1B03"/>
    <w:rsid w:val="001F1D1E"/>
    <w:rsid w:val="001F1E1C"/>
    <w:rsid w:val="001F1EB6"/>
    <w:rsid w:val="001F1FAC"/>
    <w:rsid w:val="001F27F2"/>
    <w:rsid w:val="001F2FFA"/>
    <w:rsid w:val="001F32AE"/>
    <w:rsid w:val="001F3451"/>
    <w:rsid w:val="001F348A"/>
    <w:rsid w:val="001F35E9"/>
    <w:rsid w:val="001F42F8"/>
    <w:rsid w:val="001F514F"/>
    <w:rsid w:val="001F51F1"/>
    <w:rsid w:val="001F558E"/>
    <w:rsid w:val="001F5876"/>
    <w:rsid w:val="001F6388"/>
    <w:rsid w:val="001F6A02"/>
    <w:rsid w:val="001F6FB9"/>
    <w:rsid w:val="001F71C9"/>
    <w:rsid w:val="001F7BF9"/>
    <w:rsid w:val="002004B9"/>
    <w:rsid w:val="00200518"/>
    <w:rsid w:val="00200740"/>
    <w:rsid w:val="00200E21"/>
    <w:rsid w:val="002028C4"/>
    <w:rsid w:val="00202E64"/>
    <w:rsid w:val="00202E76"/>
    <w:rsid w:val="00203092"/>
    <w:rsid w:val="002030F3"/>
    <w:rsid w:val="002032B7"/>
    <w:rsid w:val="00203346"/>
    <w:rsid w:val="00203676"/>
    <w:rsid w:val="00204007"/>
    <w:rsid w:val="0020407D"/>
    <w:rsid w:val="0020419F"/>
    <w:rsid w:val="00204303"/>
    <w:rsid w:val="00204640"/>
    <w:rsid w:val="00204734"/>
    <w:rsid w:val="00204976"/>
    <w:rsid w:val="002052D2"/>
    <w:rsid w:val="00205E62"/>
    <w:rsid w:val="00206242"/>
    <w:rsid w:val="0020689B"/>
    <w:rsid w:val="002068D8"/>
    <w:rsid w:val="00206AA9"/>
    <w:rsid w:val="00206E92"/>
    <w:rsid w:val="00207062"/>
    <w:rsid w:val="0020724A"/>
    <w:rsid w:val="00207BB5"/>
    <w:rsid w:val="00207CD7"/>
    <w:rsid w:val="00207CFF"/>
    <w:rsid w:val="002102B3"/>
    <w:rsid w:val="00210670"/>
    <w:rsid w:val="00210B75"/>
    <w:rsid w:val="00210CF3"/>
    <w:rsid w:val="00211620"/>
    <w:rsid w:val="00211B8B"/>
    <w:rsid w:val="00211DED"/>
    <w:rsid w:val="0021244D"/>
    <w:rsid w:val="002124ED"/>
    <w:rsid w:val="00212561"/>
    <w:rsid w:val="00212B5E"/>
    <w:rsid w:val="00212F72"/>
    <w:rsid w:val="002130E5"/>
    <w:rsid w:val="002131E2"/>
    <w:rsid w:val="00213248"/>
    <w:rsid w:val="00213583"/>
    <w:rsid w:val="00213ACB"/>
    <w:rsid w:val="00213B39"/>
    <w:rsid w:val="00213F01"/>
    <w:rsid w:val="00213F6F"/>
    <w:rsid w:val="00214624"/>
    <w:rsid w:val="00214A12"/>
    <w:rsid w:val="00214DEB"/>
    <w:rsid w:val="00215045"/>
    <w:rsid w:val="0021541B"/>
    <w:rsid w:val="00215448"/>
    <w:rsid w:val="00215DFB"/>
    <w:rsid w:val="0021601C"/>
    <w:rsid w:val="002161F0"/>
    <w:rsid w:val="0021635A"/>
    <w:rsid w:val="00216A61"/>
    <w:rsid w:val="00216A6D"/>
    <w:rsid w:val="00216A99"/>
    <w:rsid w:val="00216B88"/>
    <w:rsid w:val="00217052"/>
    <w:rsid w:val="0021707D"/>
    <w:rsid w:val="002173E2"/>
    <w:rsid w:val="00217466"/>
    <w:rsid w:val="002176D7"/>
    <w:rsid w:val="00217716"/>
    <w:rsid w:val="00217835"/>
    <w:rsid w:val="002178E0"/>
    <w:rsid w:val="00217FA2"/>
    <w:rsid w:val="00220359"/>
    <w:rsid w:val="002203F6"/>
    <w:rsid w:val="002206D4"/>
    <w:rsid w:val="00220750"/>
    <w:rsid w:val="00220808"/>
    <w:rsid w:val="0022081B"/>
    <w:rsid w:val="00220AF0"/>
    <w:rsid w:val="00220D5C"/>
    <w:rsid w:val="00220D6A"/>
    <w:rsid w:val="00221BC2"/>
    <w:rsid w:val="00221FC0"/>
    <w:rsid w:val="00222264"/>
    <w:rsid w:val="002223CF"/>
    <w:rsid w:val="002224B4"/>
    <w:rsid w:val="0022261E"/>
    <w:rsid w:val="00222730"/>
    <w:rsid w:val="002237A6"/>
    <w:rsid w:val="0022405D"/>
    <w:rsid w:val="0022412B"/>
    <w:rsid w:val="00224670"/>
    <w:rsid w:val="00224FE4"/>
    <w:rsid w:val="002251BA"/>
    <w:rsid w:val="002251C9"/>
    <w:rsid w:val="002253AC"/>
    <w:rsid w:val="002257CC"/>
    <w:rsid w:val="002273B6"/>
    <w:rsid w:val="00227B3F"/>
    <w:rsid w:val="00227BFE"/>
    <w:rsid w:val="00227F35"/>
    <w:rsid w:val="002305D1"/>
    <w:rsid w:val="00230788"/>
    <w:rsid w:val="00230BB8"/>
    <w:rsid w:val="00230C97"/>
    <w:rsid w:val="00231141"/>
    <w:rsid w:val="00231321"/>
    <w:rsid w:val="0023154E"/>
    <w:rsid w:val="00231C72"/>
    <w:rsid w:val="00232AC4"/>
    <w:rsid w:val="0023349D"/>
    <w:rsid w:val="00233CD3"/>
    <w:rsid w:val="00234573"/>
    <w:rsid w:val="00234B4C"/>
    <w:rsid w:val="00234D6E"/>
    <w:rsid w:val="00234D7A"/>
    <w:rsid w:val="00234E96"/>
    <w:rsid w:val="00235652"/>
    <w:rsid w:val="0023581C"/>
    <w:rsid w:val="002359F8"/>
    <w:rsid w:val="00235B35"/>
    <w:rsid w:val="00235B6C"/>
    <w:rsid w:val="00235E0D"/>
    <w:rsid w:val="00236579"/>
    <w:rsid w:val="00236829"/>
    <w:rsid w:val="0023732D"/>
    <w:rsid w:val="00237453"/>
    <w:rsid w:val="002408DE"/>
    <w:rsid w:val="00240BC9"/>
    <w:rsid w:val="00240D6B"/>
    <w:rsid w:val="00240E4C"/>
    <w:rsid w:val="00241283"/>
    <w:rsid w:val="00241626"/>
    <w:rsid w:val="00241B49"/>
    <w:rsid w:val="00241F08"/>
    <w:rsid w:val="00242077"/>
    <w:rsid w:val="00242BC6"/>
    <w:rsid w:val="00242D8A"/>
    <w:rsid w:val="00242DF0"/>
    <w:rsid w:val="00243386"/>
    <w:rsid w:val="00243D0F"/>
    <w:rsid w:val="00243E0B"/>
    <w:rsid w:val="002443B2"/>
    <w:rsid w:val="00244ECA"/>
    <w:rsid w:val="00245256"/>
    <w:rsid w:val="002453AE"/>
    <w:rsid w:val="002469E2"/>
    <w:rsid w:val="00246D20"/>
    <w:rsid w:val="002475B3"/>
    <w:rsid w:val="002478A8"/>
    <w:rsid w:val="0024794E"/>
    <w:rsid w:val="00247C37"/>
    <w:rsid w:val="00247EE5"/>
    <w:rsid w:val="00247F0C"/>
    <w:rsid w:val="00250105"/>
    <w:rsid w:val="00250256"/>
    <w:rsid w:val="00250F97"/>
    <w:rsid w:val="0025160A"/>
    <w:rsid w:val="002516A1"/>
    <w:rsid w:val="00251A6D"/>
    <w:rsid w:val="00251D6A"/>
    <w:rsid w:val="00252E8D"/>
    <w:rsid w:val="0025353C"/>
    <w:rsid w:val="00254123"/>
    <w:rsid w:val="0025422A"/>
    <w:rsid w:val="0025470B"/>
    <w:rsid w:val="0025520C"/>
    <w:rsid w:val="00255271"/>
    <w:rsid w:val="00255602"/>
    <w:rsid w:val="002558E7"/>
    <w:rsid w:val="0025594B"/>
    <w:rsid w:val="00256B08"/>
    <w:rsid w:val="00256FD2"/>
    <w:rsid w:val="002570EB"/>
    <w:rsid w:val="00257552"/>
    <w:rsid w:val="002575B1"/>
    <w:rsid w:val="00257609"/>
    <w:rsid w:val="0025766E"/>
    <w:rsid w:val="00257BCD"/>
    <w:rsid w:val="00257F71"/>
    <w:rsid w:val="002600A7"/>
    <w:rsid w:val="00260699"/>
    <w:rsid w:val="0026077E"/>
    <w:rsid w:val="00260855"/>
    <w:rsid w:val="002608AC"/>
    <w:rsid w:val="00260A35"/>
    <w:rsid w:val="00260C5C"/>
    <w:rsid w:val="0026102E"/>
    <w:rsid w:val="0026146C"/>
    <w:rsid w:val="002617D2"/>
    <w:rsid w:val="00261B0D"/>
    <w:rsid w:val="00261BDE"/>
    <w:rsid w:val="0026267F"/>
    <w:rsid w:val="002626D3"/>
    <w:rsid w:val="002627EA"/>
    <w:rsid w:val="0026393D"/>
    <w:rsid w:val="0026393E"/>
    <w:rsid w:val="0026394A"/>
    <w:rsid w:val="00264520"/>
    <w:rsid w:val="002649F9"/>
    <w:rsid w:val="00264DAA"/>
    <w:rsid w:val="00264E37"/>
    <w:rsid w:val="0026510B"/>
    <w:rsid w:val="00265B12"/>
    <w:rsid w:val="00265BF6"/>
    <w:rsid w:val="00266246"/>
    <w:rsid w:val="002670BC"/>
    <w:rsid w:val="002671A5"/>
    <w:rsid w:val="00267414"/>
    <w:rsid w:val="00267A7F"/>
    <w:rsid w:val="00267AEB"/>
    <w:rsid w:val="00267C4E"/>
    <w:rsid w:val="00267EBC"/>
    <w:rsid w:val="00270691"/>
    <w:rsid w:val="00270897"/>
    <w:rsid w:val="00271101"/>
    <w:rsid w:val="002716F2"/>
    <w:rsid w:val="00271D7B"/>
    <w:rsid w:val="00271ED2"/>
    <w:rsid w:val="00272002"/>
    <w:rsid w:val="00273806"/>
    <w:rsid w:val="00273F5B"/>
    <w:rsid w:val="0027405B"/>
    <w:rsid w:val="00274071"/>
    <w:rsid w:val="002740B0"/>
    <w:rsid w:val="00274571"/>
    <w:rsid w:val="00274B21"/>
    <w:rsid w:val="00275FFF"/>
    <w:rsid w:val="0027656D"/>
    <w:rsid w:val="00276597"/>
    <w:rsid w:val="00276EB6"/>
    <w:rsid w:val="0027774F"/>
    <w:rsid w:val="0027782A"/>
    <w:rsid w:val="00277CEA"/>
    <w:rsid w:val="00277E3E"/>
    <w:rsid w:val="0028062F"/>
    <w:rsid w:val="0028064D"/>
    <w:rsid w:val="002809CB"/>
    <w:rsid w:val="0028112C"/>
    <w:rsid w:val="00281369"/>
    <w:rsid w:val="0028148D"/>
    <w:rsid w:val="0028149E"/>
    <w:rsid w:val="002825DD"/>
    <w:rsid w:val="00282A0F"/>
    <w:rsid w:val="00282C12"/>
    <w:rsid w:val="00282D43"/>
    <w:rsid w:val="00282EAB"/>
    <w:rsid w:val="0028335D"/>
    <w:rsid w:val="00283B02"/>
    <w:rsid w:val="0028446F"/>
    <w:rsid w:val="00285472"/>
    <w:rsid w:val="002858F6"/>
    <w:rsid w:val="00286309"/>
    <w:rsid w:val="00286441"/>
    <w:rsid w:val="00286968"/>
    <w:rsid w:val="00286E39"/>
    <w:rsid w:val="00286E8A"/>
    <w:rsid w:val="00286F04"/>
    <w:rsid w:val="0028727B"/>
    <w:rsid w:val="00287C2E"/>
    <w:rsid w:val="00287DC4"/>
    <w:rsid w:val="002905FB"/>
    <w:rsid w:val="00290CD6"/>
    <w:rsid w:val="00290E54"/>
    <w:rsid w:val="0029240D"/>
    <w:rsid w:val="002927CA"/>
    <w:rsid w:val="002929A6"/>
    <w:rsid w:val="00292A0B"/>
    <w:rsid w:val="00292D48"/>
    <w:rsid w:val="0029302A"/>
    <w:rsid w:val="0029331E"/>
    <w:rsid w:val="0029358D"/>
    <w:rsid w:val="00294591"/>
    <w:rsid w:val="00294CD1"/>
    <w:rsid w:val="00295877"/>
    <w:rsid w:val="002959E1"/>
    <w:rsid w:val="00295D53"/>
    <w:rsid w:val="002968CD"/>
    <w:rsid w:val="0029711C"/>
    <w:rsid w:val="0029788A"/>
    <w:rsid w:val="00297BDF"/>
    <w:rsid w:val="00297EA3"/>
    <w:rsid w:val="002A024F"/>
    <w:rsid w:val="002A135D"/>
    <w:rsid w:val="002A1773"/>
    <w:rsid w:val="002A1967"/>
    <w:rsid w:val="002A1EDF"/>
    <w:rsid w:val="002A2099"/>
    <w:rsid w:val="002A27D1"/>
    <w:rsid w:val="002A3721"/>
    <w:rsid w:val="002A3C79"/>
    <w:rsid w:val="002A3FF7"/>
    <w:rsid w:val="002A44E0"/>
    <w:rsid w:val="002A50F8"/>
    <w:rsid w:val="002A5665"/>
    <w:rsid w:val="002A5AA9"/>
    <w:rsid w:val="002A5F35"/>
    <w:rsid w:val="002A60A3"/>
    <w:rsid w:val="002A63A6"/>
    <w:rsid w:val="002A6789"/>
    <w:rsid w:val="002A6831"/>
    <w:rsid w:val="002A6991"/>
    <w:rsid w:val="002A6A32"/>
    <w:rsid w:val="002A6DA1"/>
    <w:rsid w:val="002B0043"/>
    <w:rsid w:val="002B00B6"/>
    <w:rsid w:val="002B03DA"/>
    <w:rsid w:val="002B06AC"/>
    <w:rsid w:val="002B0756"/>
    <w:rsid w:val="002B0CB9"/>
    <w:rsid w:val="002B0E2C"/>
    <w:rsid w:val="002B0E3F"/>
    <w:rsid w:val="002B0E6A"/>
    <w:rsid w:val="002B0F07"/>
    <w:rsid w:val="002B10B5"/>
    <w:rsid w:val="002B1135"/>
    <w:rsid w:val="002B16E1"/>
    <w:rsid w:val="002B17D8"/>
    <w:rsid w:val="002B1B65"/>
    <w:rsid w:val="002B201C"/>
    <w:rsid w:val="002B20D4"/>
    <w:rsid w:val="002B2903"/>
    <w:rsid w:val="002B2A96"/>
    <w:rsid w:val="002B2F48"/>
    <w:rsid w:val="002B3349"/>
    <w:rsid w:val="002B381F"/>
    <w:rsid w:val="002B3AE4"/>
    <w:rsid w:val="002B3B0C"/>
    <w:rsid w:val="002B3D7F"/>
    <w:rsid w:val="002B3F15"/>
    <w:rsid w:val="002B418F"/>
    <w:rsid w:val="002B51E8"/>
    <w:rsid w:val="002B596A"/>
    <w:rsid w:val="002B5BC3"/>
    <w:rsid w:val="002B5FDA"/>
    <w:rsid w:val="002B6175"/>
    <w:rsid w:val="002B65D3"/>
    <w:rsid w:val="002B6BAC"/>
    <w:rsid w:val="002B7382"/>
    <w:rsid w:val="002B7D1C"/>
    <w:rsid w:val="002C00F3"/>
    <w:rsid w:val="002C0C79"/>
    <w:rsid w:val="002C0EC6"/>
    <w:rsid w:val="002C1131"/>
    <w:rsid w:val="002C1337"/>
    <w:rsid w:val="002C1B2C"/>
    <w:rsid w:val="002C1BB4"/>
    <w:rsid w:val="002C1E31"/>
    <w:rsid w:val="002C2B84"/>
    <w:rsid w:val="002C2BA1"/>
    <w:rsid w:val="002C37E9"/>
    <w:rsid w:val="002C3B5B"/>
    <w:rsid w:val="002C3CFC"/>
    <w:rsid w:val="002C3F7E"/>
    <w:rsid w:val="002C4383"/>
    <w:rsid w:val="002C4630"/>
    <w:rsid w:val="002C4BB4"/>
    <w:rsid w:val="002C5448"/>
    <w:rsid w:val="002C564E"/>
    <w:rsid w:val="002C585F"/>
    <w:rsid w:val="002C59A9"/>
    <w:rsid w:val="002C5D88"/>
    <w:rsid w:val="002C5DE9"/>
    <w:rsid w:val="002C5E29"/>
    <w:rsid w:val="002C5F9E"/>
    <w:rsid w:val="002C6345"/>
    <w:rsid w:val="002C6AEB"/>
    <w:rsid w:val="002C7489"/>
    <w:rsid w:val="002C7C4D"/>
    <w:rsid w:val="002C7F25"/>
    <w:rsid w:val="002D0334"/>
    <w:rsid w:val="002D0B12"/>
    <w:rsid w:val="002D0BDF"/>
    <w:rsid w:val="002D0C81"/>
    <w:rsid w:val="002D0FAD"/>
    <w:rsid w:val="002D0FEF"/>
    <w:rsid w:val="002D1A77"/>
    <w:rsid w:val="002D1AD4"/>
    <w:rsid w:val="002D22BA"/>
    <w:rsid w:val="002D230B"/>
    <w:rsid w:val="002D235A"/>
    <w:rsid w:val="002D2818"/>
    <w:rsid w:val="002D2BE1"/>
    <w:rsid w:val="002D2DBA"/>
    <w:rsid w:val="002D323E"/>
    <w:rsid w:val="002D36D4"/>
    <w:rsid w:val="002D3D8B"/>
    <w:rsid w:val="002D3ED8"/>
    <w:rsid w:val="002D4351"/>
    <w:rsid w:val="002D4454"/>
    <w:rsid w:val="002D48AF"/>
    <w:rsid w:val="002D4A3F"/>
    <w:rsid w:val="002D5B7B"/>
    <w:rsid w:val="002D602D"/>
    <w:rsid w:val="002D6236"/>
    <w:rsid w:val="002D6535"/>
    <w:rsid w:val="002D6804"/>
    <w:rsid w:val="002D6AFC"/>
    <w:rsid w:val="002D6C2A"/>
    <w:rsid w:val="002D6F87"/>
    <w:rsid w:val="002D74D6"/>
    <w:rsid w:val="002D769E"/>
    <w:rsid w:val="002D772F"/>
    <w:rsid w:val="002D7B57"/>
    <w:rsid w:val="002E0D50"/>
    <w:rsid w:val="002E0E7C"/>
    <w:rsid w:val="002E12C3"/>
    <w:rsid w:val="002E1DA4"/>
    <w:rsid w:val="002E20E4"/>
    <w:rsid w:val="002E2397"/>
    <w:rsid w:val="002E275D"/>
    <w:rsid w:val="002E2871"/>
    <w:rsid w:val="002E5AA1"/>
    <w:rsid w:val="002E5B00"/>
    <w:rsid w:val="002E5EE8"/>
    <w:rsid w:val="002E659F"/>
    <w:rsid w:val="002E69A8"/>
    <w:rsid w:val="002E6B67"/>
    <w:rsid w:val="002E6C0D"/>
    <w:rsid w:val="002E6ED0"/>
    <w:rsid w:val="002E7832"/>
    <w:rsid w:val="002E7D6E"/>
    <w:rsid w:val="002F0477"/>
    <w:rsid w:val="002F0548"/>
    <w:rsid w:val="002F07C6"/>
    <w:rsid w:val="002F0EF0"/>
    <w:rsid w:val="002F10E9"/>
    <w:rsid w:val="002F1420"/>
    <w:rsid w:val="002F157A"/>
    <w:rsid w:val="002F1637"/>
    <w:rsid w:val="002F1C16"/>
    <w:rsid w:val="002F1DC0"/>
    <w:rsid w:val="002F1E96"/>
    <w:rsid w:val="002F2914"/>
    <w:rsid w:val="002F30B3"/>
    <w:rsid w:val="002F342F"/>
    <w:rsid w:val="002F3FB4"/>
    <w:rsid w:val="002F4468"/>
    <w:rsid w:val="002F4AAE"/>
    <w:rsid w:val="002F4EF9"/>
    <w:rsid w:val="002F524B"/>
    <w:rsid w:val="002F5549"/>
    <w:rsid w:val="002F5AE0"/>
    <w:rsid w:val="002F6108"/>
    <w:rsid w:val="002F66DA"/>
    <w:rsid w:val="002F698B"/>
    <w:rsid w:val="002F6A48"/>
    <w:rsid w:val="002F7060"/>
    <w:rsid w:val="002F7651"/>
    <w:rsid w:val="002F7A8F"/>
    <w:rsid w:val="00300324"/>
    <w:rsid w:val="0030045B"/>
    <w:rsid w:val="00300DE4"/>
    <w:rsid w:val="00300F7A"/>
    <w:rsid w:val="003014F3"/>
    <w:rsid w:val="00301900"/>
    <w:rsid w:val="003025A3"/>
    <w:rsid w:val="00302AFD"/>
    <w:rsid w:val="00303759"/>
    <w:rsid w:val="00303CE2"/>
    <w:rsid w:val="00303CEC"/>
    <w:rsid w:val="0030409E"/>
    <w:rsid w:val="00304324"/>
    <w:rsid w:val="0030472A"/>
    <w:rsid w:val="003048CA"/>
    <w:rsid w:val="00304946"/>
    <w:rsid w:val="003049D7"/>
    <w:rsid w:val="00304C15"/>
    <w:rsid w:val="00304C9F"/>
    <w:rsid w:val="003054C6"/>
    <w:rsid w:val="00305580"/>
    <w:rsid w:val="00306146"/>
    <w:rsid w:val="0030744C"/>
    <w:rsid w:val="0030797F"/>
    <w:rsid w:val="00307F0F"/>
    <w:rsid w:val="00311AD7"/>
    <w:rsid w:val="003120F2"/>
    <w:rsid w:val="00312E29"/>
    <w:rsid w:val="003133AE"/>
    <w:rsid w:val="00313837"/>
    <w:rsid w:val="003138D4"/>
    <w:rsid w:val="003139A7"/>
    <w:rsid w:val="003139D0"/>
    <w:rsid w:val="00313A58"/>
    <w:rsid w:val="00314785"/>
    <w:rsid w:val="00314C06"/>
    <w:rsid w:val="00314EAA"/>
    <w:rsid w:val="003153FC"/>
    <w:rsid w:val="00315618"/>
    <w:rsid w:val="00315E87"/>
    <w:rsid w:val="00316BBD"/>
    <w:rsid w:val="00316FB9"/>
    <w:rsid w:val="00317243"/>
    <w:rsid w:val="00317408"/>
    <w:rsid w:val="003175A0"/>
    <w:rsid w:val="003175B1"/>
    <w:rsid w:val="00317A57"/>
    <w:rsid w:val="00317DA7"/>
    <w:rsid w:val="00320010"/>
    <w:rsid w:val="0032007D"/>
    <w:rsid w:val="003204C9"/>
    <w:rsid w:val="00320624"/>
    <w:rsid w:val="00320F0B"/>
    <w:rsid w:val="0032161D"/>
    <w:rsid w:val="0032179C"/>
    <w:rsid w:val="00321FAD"/>
    <w:rsid w:val="00321FAF"/>
    <w:rsid w:val="00322B9E"/>
    <w:rsid w:val="00322C3D"/>
    <w:rsid w:val="00322E99"/>
    <w:rsid w:val="00323458"/>
    <w:rsid w:val="0032371B"/>
    <w:rsid w:val="00323776"/>
    <w:rsid w:val="00323B3B"/>
    <w:rsid w:val="00323D47"/>
    <w:rsid w:val="003247BE"/>
    <w:rsid w:val="00325954"/>
    <w:rsid w:val="00325AB4"/>
    <w:rsid w:val="00325CEC"/>
    <w:rsid w:val="00325E65"/>
    <w:rsid w:val="00325EC2"/>
    <w:rsid w:val="0032603B"/>
    <w:rsid w:val="003261B8"/>
    <w:rsid w:val="003262CD"/>
    <w:rsid w:val="003263C1"/>
    <w:rsid w:val="003264F9"/>
    <w:rsid w:val="00327108"/>
    <w:rsid w:val="00327C47"/>
    <w:rsid w:val="00327D14"/>
    <w:rsid w:val="0033079A"/>
    <w:rsid w:val="003307B1"/>
    <w:rsid w:val="003308A4"/>
    <w:rsid w:val="003309B5"/>
    <w:rsid w:val="003309BC"/>
    <w:rsid w:val="003318B0"/>
    <w:rsid w:val="00331DB6"/>
    <w:rsid w:val="00332521"/>
    <w:rsid w:val="00332FFA"/>
    <w:rsid w:val="003336C4"/>
    <w:rsid w:val="00333C8A"/>
    <w:rsid w:val="00333C90"/>
    <w:rsid w:val="003343FA"/>
    <w:rsid w:val="00334C20"/>
    <w:rsid w:val="003352C0"/>
    <w:rsid w:val="0033540D"/>
    <w:rsid w:val="00335704"/>
    <w:rsid w:val="00335B86"/>
    <w:rsid w:val="00336212"/>
    <w:rsid w:val="00336591"/>
    <w:rsid w:val="003365BF"/>
    <w:rsid w:val="003365CB"/>
    <w:rsid w:val="0033671A"/>
    <w:rsid w:val="003367C6"/>
    <w:rsid w:val="00336A17"/>
    <w:rsid w:val="00337148"/>
    <w:rsid w:val="00337B97"/>
    <w:rsid w:val="00337C26"/>
    <w:rsid w:val="00340187"/>
    <w:rsid w:val="003405AB"/>
    <w:rsid w:val="0034070B"/>
    <w:rsid w:val="00341788"/>
    <w:rsid w:val="003419C8"/>
    <w:rsid w:val="003420DF"/>
    <w:rsid w:val="00342125"/>
    <w:rsid w:val="0034235A"/>
    <w:rsid w:val="00342868"/>
    <w:rsid w:val="00343108"/>
    <w:rsid w:val="00343308"/>
    <w:rsid w:val="003435C8"/>
    <w:rsid w:val="003437CA"/>
    <w:rsid w:val="00343AB1"/>
    <w:rsid w:val="0034486D"/>
    <w:rsid w:val="00344943"/>
    <w:rsid w:val="00344BDD"/>
    <w:rsid w:val="0034523B"/>
    <w:rsid w:val="003455CE"/>
    <w:rsid w:val="0034581D"/>
    <w:rsid w:val="00345F76"/>
    <w:rsid w:val="0034654A"/>
    <w:rsid w:val="00346633"/>
    <w:rsid w:val="00346A88"/>
    <w:rsid w:val="00346C18"/>
    <w:rsid w:val="00347937"/>
    <w:rsid w:val="00347A86"/>
    <w:rsid w:val="00350228"/>
    <w:rsid w:val="003508C0"/>
    <w:rsid w:val="00350E81"/>
    <w:rsid w:val="0035114B"/>
    <w:rsid w:val="003519A0"/>
    <w:rsid w:val="0035255B"/>
    <w:rsid w:val="003528E3"/>
    <w:rsid w:val="00352ACC"/>
    <w:rsid w:val="00352C45"/>
    <w:rsid w:val="003531B1"/>
    <w:rsid w:val="00353F9C"/>
    <w:rsid w:val="003542A7"/>
    <w:rsid w:val="00354675"/>
    <w:rsid w:val="00354A34"/>
    <w:rsid w:val="00354AFB"/>
    <w:rsid w:val="0035566F"/>
    <w:rsid w:val="00355E98"/>
    <w:rsid w:val="00356086"/>
    <w:rsid w:val="00356583"/>
    <w:rsid w:val="00357512"/>
    <w:rsid w:val="0035756C"/>
    <w:rsid w:val="00357799"/>
    <w:rsid w:val="00357809"/>
    <w:rsid w:val="00357DD7"/>
    <w:rsid w:val="00360191"/>
    <w:rsid w:val="00360E83"/>
    <w:rsid w:val="00360F1C"/>
    <w:rsid w:val="00361067"/>
    <w:rsid w:val="00361378"/>
    <w:rsid w:val="00362701"/>
    <w:rsid w:val="00362B87"/>
    <w:rsid w:val="00362D9F"/>
    <w:rsid w:val="00362E91"/>
    <w:rsid w:val="00362FF5"/>
    <w:rsid w:val="0036324E"/>
    <w:rsid w:val="003633ED"/>
    <w:rsid w:val="00363875"/>
    <w:rsid w:val="00363C8B"/>
    <w:rsid w:val="00363F88"/>
    <w:rsid w:val="00364177"/>
    <w:rsid w:val="003649CE"/>
    <w:rsid w:val="003651B8"/>
    <w:rsid w:val="00365AFC"/>
    <w:rsid w:val="003662CF"/>
    <w:rsid w:val="003665CE"/>
    <w:rsid w:val="00366B09"/>
    <w:rsid w:val="00367118"/>
    <w:rsid w:val="00367473"/>
    <w:rsid w:val="003675AF"/>
    <w:rsid w:val="003676E2"/>
    <w:rsid w:val="00367726"/>
    <w:rsid w:val="0036782C"/>
    <w:rsid w:val="00367A55"/>
    <w:rsid w:val="003706E1"/>
    <w:rsid w:val="00370EEE"/>
    <w:rsid w:val="00370F2D"/>
    <w:rsid w:val="00370FDC"/>
    <w:rsid w:val="003710C5"/>
    <w:rsid w:val="003711FB"/>
    <w:rsid w:val="0037229F"/>
    <w:rsid w:val="00372DEB"/>
    <w:rsid w:val="00373111"/>
    <w:rsid w:val="00373808"/>
    <w:rsid w:val="00373876"/>
    <w:rsid w:val="00373A66"/>
    <w:rsid w:val="00373B33"/>
    <w:rsid w:val="00373C47"/>
    <w:rsid w:val="00373CDF"/>
    <w:rsid w:val="00374324"/>
    <w:rsid w:val="0037445D"/>
    <w:rsid w:val="00374F10"/>
    <w:rsid w:val="00374FEC"/>
    <w:rsid w:val="0037577D"/>
    <w:rsid w:val="00375979"/>
    <w:rsid w:val="00375F06"/>
    <w:rsid w:val="003763BD"/>
    <w:rsid w:val="00376714"/>
    <w:rsid w:val="0037681A"/>
    <w:rsid w:val="0037690D"/>
    <w:rsid w:val="00376E02"/>
    <w:rsid w:val="00377676"/>
    <w:rsid w:val="0037797B"/>
    <w:rsid w:val="003809A4"/>
    <w:rsid w:val="0038171A"/>
    <w:rsid w:val="00381B5C"/>
    <w:rsid w:val="00382340"/>
    <w:rsid w:val="0038252D"/>
    <w:rsid w:val="00382754"/>
    <w:rsid w:val="003827D1"/>
    <w:rsid w:val="00382CA9"/>
    <w:rsid w:val="00382E49"/>
    <w:rsid w:val="0038317D"/>
    <w:rsid w:val="00383366"/>
    <w:rsid w:val="00383468"/>
    <w:rsid w:val="00383518"/>
    <w:rsid w:val="003836E0"/>
    <w:rsid w:val="00383AD2"/>
    <w:rsid w:val="00383E42"/>
    <w:rsid w:val="00383E4B"/>
    <w:rsid w:val="00384FC1"/>
    <w:rsid w:val="0038502B"/>
    <w:rsid w:val="0038575A"/>
    <w:rsid w:val="00385907"/>
    <w:rsid w:val="00386226"/>
    <w:rsid w:val="003869A9"/>
    <w:rsid w:val="00386DC5"/>
    <w:rsid w:val="00387101"/>
    <w:rsid w:val="003876F0"/>
    <w:rsid w:val="00387B05"/>
    <w:rsid w:val="00387EA9"/>
    <w:rsid w:val="00387EF3"/>
    <w:rsid w:val="003902F4"/>
    <w:rsid w:val="003916F5"/>
    <w:rsid w:val="00391BE1"/>
    <w:rsid w:val="00391C7F"/>
    <w:rsid w:val="00392016"/>
    <w:rsid w:val="00392144"/>
    <w:rsid w:val="0039225F"/>
    <w:rsid w:val="00393FBF"/>
    <w:rsid w:val="003941AB"/>
    <w:rsid w:val="003945D7"/>
    <w:rsid w:val="00394786"/>
    <w:rsid w:val="0039481D"/>
    <w:rsid w:val="00394855"/>
    <w:rsid w:val="00394AFB"/>
    <w:rsid w:val="00394BD3"/>
    <w:rsid w:val="00394D35"/>
    <w:rsid w:val="00394D47"/>
    <w:rsid w:val="00396016"/>
    <w:rsid w:val="0039686E"/>
    <w:rsid w:val="0039696C"/>
    <w:rsid w:val="00396A6E"/>
    <w:rsid w:val="00396AE6"/>
    <w:rsid w:val="00396E5A"/>
    <w:rsid w:val="0039731F"/>
    <w:rsid w:val="003A01AD"/>
    <w:rsid w:val="003A01ED"/>
    <w:rsid w:val="003A0A46"/>
    <w:rsid w:val="003A0A98"/>
    <w:rsid w:val="003A0CDA"/>
    <w:rsid w:val="003A1097"/>
    <w:rsid w:val="003A1363"/>
    <w:rsid w:val="003A18F5"/>
    <w:rsid w:val="003A19E0"/>
    <w:rsid w:val="003A1A97"/>
    <w:rsid w:val="003A1C0C"/>
    <w:rsid w:val="003A22E1"/>
    <w:rsid w:val="003A2316"/>
    <w:rsid w:val="003A25CB"/>
    <w:rsid w:val="003A262A"/>
    <w:rsid w:val="003A2E91"/>
    <w:rsid w:val="003A2EBD"/>
    <w:rsid w:val="003A3F8A"/>
    <w:rsid w:val="003A45A1"/>
    <w:rsid w:val="003A4F6C"/>
    <w:rsid w:val="003A541D"/>
    <w:rsid w:val="003A58D0"/>
    <w:rsid w:val="003A5A11"/>
    <w:rsid w:val="003A5A9C"/>
    <w:rsid w:val="003A62BA"/>
    <w:rsid w:val="003A6DBC"/>
    <w:rsid w:val="003A6F1A"/>
    <w:rsid w:val="003A75C6"/>
    <w:rsid w:val="003A79FA"/>
    <w:rsid w:val="003A7C65"/>
    <w:rsid w:val="003A7CFB"/>
    <w:rsid w:val="003B0274"/>
    <w:rsid w:val="003B05F5"/>
    <w:rsid w:val="003B0D8F"/>
    <w:rsid w:val="003B1810"/>
    <w:rsid w:val="003B1B56"/>
    <w:rsid w:val="003B1DA8"/>
    <w:rsid w:val="003B1E6B"/>
    <w:rsid w:val="003B28F0"/>
    <w:rsid w:val="003B29E2"/>
    <w:rsid w:val="003B3426"/>
    <w:rsid w:val="003B37C4"/>
    <w:rsid w:val="003B3885"/>
    <w:rsid w:val="003B3B5A"/>
    <w:rsid w:val="003B3CE4"/>
    <w:rsid w:val="003B3EEA"/>
    <w:rsid w:val="003B47D9"/>
    <w:rsid w:val="003B4C27"/>
    <w:rsid w:val="003B5061"/>
    <w:rsid w:val="003B615F"/>
    <w:rsid w:val="003B6751"/>
    <w:rsid w:val="003B688A"/>
    <w:rsid w:val="003B689D"/>
    <w:rsid w:val="003B71BE"/>
    <w:rsid w:val="003B7609"/>
    <w:rsid w:val="003C00E0"/>
    <w:rsid w:val="003C065D"/>
    <w:rsid w:val="003C0EDD"/>
    <w:rsid w:val="003C156E"/>
    <w:rsid w:val="003C1AB0"/>
    <w:rsid w:val="003C1B60"/>
    <w:rsid w:val="003C1E8D"/>
    <w:rsid w:val="003C2302"/>
    <w:rsid w:val="003C2FFB"/>
    <w:rsid w:val="003C3032"/>
    <w:rsid w:val="003C4568"/>
    <w:rsid w:val="003C4646"/>
    <w:rsid w:val="003C481C"/>
    <w:rsid w:val="003C52BC"/>
    <w:rsid w:val="003C53BE"/>
    <w:rsid w:val="003C57EA"/>
    <w:rsid w:val="003C5C2F"/>
    <w:rsid w:val="003C62DD"/>
    <w:rsid w:val="003C6424"/>
    <w:rsid w:val="003C65E3"/>
    <w:rsid w:val="003C6BF8"/>
    <w:rsid w:val="003C6D41"/>
    <w:rsid w:val="003C6F77"/>
    <w:rsid w:val="003C777B"/>
    <w:rsid w:val="003C7D99"/>
    <w:rsid w:val="003D027D"/>
    <w:rsid w:val="003D03B3"/>
    <w:rsid w:val="003D0584"/>
    <w:rsid w:val="003D098D"/>
    <w:rsid w:val="003D0DC2"/>
    <w:rsid w:val="003D1320"/>
    <w:rsid w:val="003D16DF"/>
    <w:rsid w:val="003D2CD6"/>
    <w:rsid w:val="003D34A6"/>
    <w:rsid w:val="003D354F"/>
    <w:rsid w:val="003D4432"/>
    <w:rsid w:val="003D4764"/>
    <w:rsid w:val="003D5009"/>
    <w:rsid w:val="003D5615"/>
    <w:rsid w:val="003D59E4"/>
    <w:rsid w:val="003D60D8"/>
    <w:rsid w:val="003D6122"/>
    <w:rsid w:val="003D6290"/>
    <w:rsid w:val="003D655B"/>
    <w:rsid w:val="003D6E0A"/>
    <w:rsid w:val="003D7075"/>
    <w:rsid w:val="003D774C"/>
    <w:rsid w:val="003D785B"/>
    <w:rsid w:val="003D7909"/>
    <w:rsid w:val="003D7EEA"/>
    <w:rsid w:val="003E016F"/>
    <w:rsid w:val="003E07C6"/>
    <w:rsid w:val="003E0849"/>
    <w:rsid w:val="003E08E7"/>
    <w:rsid w:val="003E0BC0"/>
    <w:rsid w:val="003E0E18"/>
    <w:rsid w:val="003E138D"/>
    <w:rsid w:val="003E2437"/>
    <w:rsid w:val="003E3476"/>
    <w:rsid w:val="003E35E8"/>
    <w:rsid w:val="003E365A"/>
    <w:rsid w:val="003E4679"/>
    <w:rsid w:val="003E540D"/>
    <w:rsid w:val="003E5F83"/>
    <w:rsid w:val="003E6018"/>
    <w:rsid w:val="003E6079"/>
    <w:rsid w:val="003E6A05"/>
    <w:rsid w:val="003E6A71"/>
    <w:rsid w:val="003E7F66"/>
    <w:rsid w:val="003F0448"/>
    <w:rsid w:val="003F055F"/>
    <w:rsid w:val="003F07B3"/>
    <w:rsid w:val="003F07EA"/>
    <w:rsid w:val="003F18D7"/>
    <w:rsid w:val="003F1C51"/>
    <w:rsid w:val="003F1F70"/>
    <w:rsid w:val="003F2405"/>
    <w:rsid w:val="003F2906"/>
    <w:rsid w:val="003F305D"/>
    <w:rsid w:val="003F3340"/>
    <w:rsid w:val="003F3695"/>
    <w:rsid w:val="003F3766"/>
    <w:rsid w:val="003F380A"/>
    <w:rsid w:val="003F3CDD"/>
    <w:rsid w:val="003F3E41"/>
    <w:rsid w:val="003F478F"/>
    <w:rsid w:val="003F529B"/>
    <w:rsid w:val="003F548D"/>
    <w:rsid w:val="003F7181"/>
    <w:rsid w:val="003F76BD"/>
    <w:rsid w:val="003F7E36"/>
    <w:rsid w:val="004000F2"/>
    <w:rsid w:val="0040044F"/>
    <w:rsid w:val="00400CAA"/>
    <w:rsid w:val="00400DA6"/>
    <w:rsid w:val="00400EEE"/>
    <w:rsid w:val="00401472"/>
    <w:rsid w:val="0040171F"/>
    <w:rsid w:val="00401AF5"/>
    <w:rsid w:val="004020AF"/>
    <w:rsid w:val="00402A69"/>
    <w:rsid w:val="00402E15"/>
    <w:rsid w:val="00402FC7"/>
    <w:rsid w:val="00403090"/>
    <w:rsid w:val="00403812"/>
    <w:rsid w:val="0040383C"/>
    <w:rsid w:val="00403F11"/>
    <w:rsid w:val="00404211"/>
    <w:rsid w:val="00404A12"/>
    <w:rsid w:val="00404E39"/>
    <w:rsid w:val="0040514D"/>
    <w:rsid w:val="004053BA"/>
    <w:rsid w:val="00405412"/>
    <w:rsid w:val="00405605"/>
    <w:rsid w:val="00405A30"/>
    <w:rsid w:val="00405B5A"/>
    <w:rsid w:val="00405EFE"/>
    <w:rsid w:val="004063D6"/>
    <w:rsid w:val="00406A25"/>
    <w:rsid w:val="004072E3"/>
    <w:rsid w:val="00407CB1"/>
    <w:rsid w:val="00410108"/>
    <w:rsid w:val="0041084C"/>
    <w:rsid w:val="004113D7"/>
    <w:rsid w:val="00411955"/>
    <w:rsid w:val="00411CEF"/>
    <w:rsid w:val="00411D20"/>
    <w:rsid w:val="004120D0"/>
    <w:rsid w:val="004122E0"/>
    <w:rsid w:val="004124E1"/>
    <w:rsid w:val="00413037"/>
    <w:rsid w:val="004139EB"/>
    <w:rsid w:val="00413E32"/>
    <w:rsid w:val="00413EA2"/>
    <w:rsid w:val="00413F1B"/>
    <w:rsid w:val="004143CF"/>
    <w:rsid w:val="004149D9"/>
    <w:rsid w:val="00414D65"/>
    <w:rsid w:val="0041558A"/>
    <w:rsid w:val="0041560F"/>
    <w:rsid w:val="00415BE3"/>
    <w:rsid w:val="00415C75"/>
    <w:rsid w:val="00416463"/>
    <w:rsid w:val="0041678F"/>
    <w:rsid w:val="0041693B"/>
    <w:rsid w:val="00416D39"/>
    <w:rsid w:val="00416D4F"/>
    <w:rsid w:val="00417828"/>
    <w:rsid w:val="00417B29"/>
    <w:rsid w:val="00417D1E"/>
    <w:rsid w:val="00417E22"/>
    <w:rsid w:val="00417EC1"/>
    <w:rsid w:val="004210DC"/>
    <w:rsid w:val="00422387"/>
    <w:rsid w:val="004230BB"/>
    <w:rsid w:val="004234BE"/>
    <w:rsid w:val="004235B1"/>
    <w:rsid w:val="004236B9"/>
    <w:rsid w:val="00423900"/>
    <w:rsid w:val="00423F9D"/>
    <w:rsid w:val="00424971"/>
    <w:rsid w:val="004256EA"/>
    <w:rsid w:val="004258B0"/>
    <w:rsid w:val="00425C5A"/>
    <w:rsid w:val="00425CE1"/>
    <w:rsid w:val="00426747"/>
    <w:rsid w:val="00426DCE"/>
    <w:rsid w:val="00426F25"/>
    <w:rsid w:val="0042731A"/>
    <w:rsid w:val="004273ED"/>
    <w:rsid w:val="00427455"/>
    <w:rsid w:val="00427857"/>
    <w:rsid w:val="0043020C"/>
    <w:rsid w:val="00430510"/>
    <w:rsid w:val="00430EDA"/>
    <w:rsid w:val="00431212"/>
    <w:rsid w:val="004316F8"/>
    <w:rsid w:val="0043235A"/>
    <w:rsid w:val="00432C0B"/>
    <w:rsid w:val="00432F52"/>
    <w:rsid w:val="0043353E"/>
    <w:rsid w:val="00433FFB"/>
    <w:rsid w:val="004344E2"/>
    <w:rsid w:val="00434D8F"/>
    <w:rsid w:val="004351AB"/>
    <w:rsid w:val="004353E7"/>
    <w:rsid w:val="0043588F"/>
    <w:rsid w:val="00435A10"/>
    <w:rsid w:val="0043626A"/>
    <w:rsid w:val="004366E0"/>
    <w:rsid w:val="00436779"/>
    <w:rsid w:val="0043677D"/>
    <w:rsid w:val="00436E49"/>
    <w:rsid w:val="0043769D"/>
    <w:rsid w:val="0043773B"/>
    <w:rsid w:val="00437A7C"/>
    <w:rsid w:val="00437A9F"/>
    <w:rsid w:val="00437AF3"/>
    <w:rsid w:val="00437EDA"/>
    <w:rsid w:val="00437F25"/>
    <w:rsid w:val="00440805"/>
    <w:rsid w:val="00440E59"/>
    <w:rsid w:val="00441380"/>
    <w:rsid w:val="00441851"/>
    <w:rsid w:val="004419C9"/>
    <w:rsid w:val="00441E02"/>
    <w:rsid w:val="00441F8F"/>
    <w:rsid w:val="00442B3B"/>
    <w:rsid w:val="00442C15"/>
    <w:rsid w:val="00443586"/>
    <w:rsid w:val="00443CA1"/>
    <w:rsid w:val="004442FC"/>
    <w:rsid w:val="00444422"/>
    <w:rsid w:val="004446AE"/>
    <w:rsid w:val="00444B91"/>
    <w:rsid w:val="00444C47"/>
    <w:rsid w:val="00445034"/>
    <w:rsid w:val="004454E1"/>
    <w:rsid w:val="00445664"/>
    <w:rsid w:val="00445F41"/>
    <w:rsid w:val="004468FF"/>
    <w:rsid w:val="00446A47"/>
    <w:rsid w:val="00446F10"/>
    <w:rsid w:val="00447199"/>
    <w:rsid w:val="004473D2"/>
    <w:rsid w:val="00450A67"/>
    <w:rsid w:val="00450D7A"/>
    <w:rsid w:val="00450E0E"/>
    <w:rsid w:val="00450E69"/>
    <w:rsid w:val="004514FC"/>
    <w:rsid w:val="00451B62"/>
    <w:rsid w:val="004527A8"/>
    <w:rsid w:val="00452C35"/>
    <w:rsid w:val="00452E10"/>
    <w:rsid w:val="004533E9"/>
    <w:rsid w:val="004538E1"/>
    <w:rsid w:val="0045394E"/>
    <w:rsid w:val="00453FE6"/>
    <w:rsid w:val="00454252"/>
    <w:rsid w:val="004545F5"/>
    <w:rsid w:val="00454648"/>
    <w:rsid w:val="00454956"/>
    <w:rsid w:val="00454EA1"/>
    <w:rsid w:val="00455650"/>
    <w:rsid w:val="004558A3"/>
    <w:rsid w:val="00455F70"/>
    <w:rsid w:val="004565A5"/>
    <w:rsid w:val="0045674E"/>
    <w:rsid w:val="00456AF8"/>
    <w:rsid w:val="00456C0D"/>
    <w:rsid w:val="00457126"/>
    <w:rsid w:val="00457242"/>
    <w:rsid w:val="00457250"/>
    <w:rsid w:val="00457A38"/>
    <w:rsid w:val="00457FF2"/>
    <w:rsid w:val="004607C7"/>
    <w:rsid w:val="004609FF"/>
    <w:rsid w:val="00460A7B"/>
    <w:rsid w:val="00460D1D"/>
    <w:rsid w:val="00461ADB"/>
    <w:rsid w:val="0046236D"/>
    <w:rsid w:val="00462C51"/>
    <w:rsid w:val="0046304D"/>
    <w:rsid w:val="0046371B"/>
    <w:rsid w:val="00464781"/>
    <w:rsid w:val="00464A6D"/>
    <w:rsid w:val="00465080"/>
    <w:rsid w:val="00465092"/>
    <w:rsid w:val="004650EE"/>
    <w:rsid w:val="004658EB"/>
    <w:rsid w:val="00465B8C"/>
    <w:rsid w:val="00465D3A"/>
    <w:rsid w:val="004663AA"/>
    <w:rsid w:val="0046660D"/>
    <w:rsid w:val="0046674D"/>
    <w:rsid w:val="00466B2D"/>
    <w:rsid w:val="00467AC2"/>
    <w:rsid w:val="00467B98"/>
    <w:rsid w:val="00467BBE"/>
    <w:rsid w:val="0047069D"/>
    <w:rsid w:val="00470FCD"/>
    <w:rsid w:val="0047149A"/>
    <w:rsid w:val="004716B1"/>
    <w:rsid w:val="00471F23"/>
    <w:rsid w:val="00472A68"/>
    <w:rsid w:val="00473680"/>
    <w:rsid w:val="00473833"/>
    <w:rsid w:val="00473F2C"/>
    <w:rsid w:val="004743F3"/>
    <w:rsid w:val="004751C7"/>
    <w:rsid w:val="004756FB"/>
    <w:rsid w:val="00475929"/>
    <w:rsid w:val="00475A2A"/>
    <w:rsid w:val="00475A9D"/>
    <w:rsid w:val="004760B6"/>
    <w:rsid w:val="00476102"/>
    <w:rsid w:val="00477085"/>
    <w:rsid w:val="00477228"/>
    <w:rsid w:val="0048024E"/>
    <w:rsid w:val="00480A3A"/>
    <w:rsid w:val="00480CDC"/>
    <w:rsid w:val="00481546"/>
    <w:rsid w:val="004817CC"/>
    <w:rsid w:val="00481A3C"/>
    <w:rsid w:val="00481DF6"/>
    <w:rsid w:val="00482686"/>
    <w:rsid w:val="00482BA3"/>
    <w:rsid w:val="00482C43"/>
    <w:rsid w:val="00482C79"/>
    <w:rsid w:val="00482F9F"/>
    <w:rsid w:val="004835B9"/>
    <w:rsid w:val="00483766"/>
    <w:rsid w:val="004837C1"/>
    <w:rsid w:val="00483929"/>
    <w:rsid w:val="004841C1"/>
    <w:rsid w:val="004841E7"/>
    <w:rsid w:val="0048423B"/>
    <w:rsid w:val="00484289"/>
    <w:rsid w:val="0048494E"/>
    <w:rsid w:val="00484D1B"/>
    <w:rsid w:val="00484F1F"/>
    <w:rsid w:val="00485578"/>
    <w:rsid w:val="004856D5"/>
    <w:rsid w:val="00485790"/>
    <w:rsid w:val="004858EE"/>
    <w:rsid w:val="00485B3E"/>
    <w:rsid w:val="00485DD8"/>
    <w:rsid w:val="00486514"/>
    <w:rsid w:val="00486D86"/>
    <w:rsid w:val="00486DE0"/>
    <w:rsid w:val="00486F93"/>
    <w:rsid w:val="00487272"/>
    <w:rsid w:val="0048728E"/>
    <w:rsid w:val="0048738D"/>
    <w:rsid w:val="00487A8D"/>
    <w:rsid w:val="0049021E"/>
    <w:rsid w:val="004905BB"/>
    <w:rsid w:val="004909D2"/>
    <w:rsid w:val="004913AD"/>
    <w:rsid w:val="004913B2"/>
    <w:rsid w:val="00491566"/>
    <w:rsid w:val="00491710"/>
    <w:rsid w:val="00491E08"/>
    <w:rsid w:val="00492031"/>
    <w:rsid w:val="00492223"/>
    <w:rsid w:val="0049235A"/>
    <w:rsid w:val="0049275F"/>
    <w:rsid w:val="00492A7B"/>
    <w:rsid w:val="00492F43"/>
    <w:rsid w:val="00493985"/>
    <w:rsid w:val="004943A1"/>
    <w:rsid w:val="004944D4"/>
    <w:rsid w:val="0049543E"/>
    <w:rsid w:val="00495E5A"/>
    <w:rsid w:val="00496446"/>
    <w:rsid w:val="00496528"/>
    <w:rsid w:val="004965E9"/>
    <w:rsid w:val="004966C4"/>
    <w:rsid w:val="00496B39"/>
    <w:rsid w:val="004971E8"/>
    <w:rsid w:val="00497356"/>
    <w:rsid w:val="0049741A"/>
    <w:rsid w:val="00497903"/>
    <w:rsid w:val="00497FFC"/>
    <w:rsid w:val="004A00DE"/>
    <w:rsid w:val="004A0267"/>
    <w:rsid w:val="004A0728"/>
    <w:rsid w:val="004A089A"/>
    <w:rsid w:val="004A0961"/>
    <w:rsid w:val="004A129B"/>
    <w:rsid w:val="004A13A2"/>
    <w:rsid w:val="004A2614"/>
    <w:rsid w:val="004A2A7C"/>
    <w:rsid w:val="004A2D1B"/>
    <w:rsid w:val="004A2EEF"/>
    <w:rsid w:val="004A34EE"/>
    <w:rsid w:val="004A38B2"/>
    <w:rsid w:val="004A3E19"/>
    <w:rsid w:val="004A3E3A"/>
    <w:rsid w:val="004A4223"/>
    <w:rsid w:val="004A54E8"/>
    <w:rsid w:val="004A57BD"/>
    <w:rsid w:val="004A5E4F"/>
    <w:rsid w:val="004A605D"/>
    <w:rsid w:val="004A64E3"/>
    <w:rsid w:val="004A67EB"/>
    <w:rsid w:val="004A6D86"/>
    <w:rsid w:val="004A7056"/>
    <w:rsid w:val="004A7E1C"/>
    <w:rsid w:val="004A7E99"/>
    <w:rsid w:val="004A7EC3"/>
    <w:rsid w:val="004B021B"/>
    <w:rsid w:val="004B0364"/>
    <w:rsid w:val="004B0DBE"/>
    <w:rsid w:val="004B107A"/>
    <w:rsid w:val="004B2018"/>
    <w:rsid w:val="004B2A50"/>
    <w:rsid w:val="004B2BE5"/>
    <w:rsid w:val="004B3349"/>
    <w:rsid w:val="004B37F5"/>
    <w:rsid w:val="004B3AF1"/>
    <w:rsid w:val="004B3F59"/>
    <w:rsid w:val="004B49E2"/>
    <w:rsid w:val="004B4A44"/>
    <w:rsid w:val="004B4DD9"/>
    <w:rsid w:val="004B5323"/>
    <w:rsid w:val="004B54FE"/>
    <w:rsid w:val="004B5A23"/>
    <w:rsid w:val="004B5A4C"/>
    <w:rsid w:val="004B650B"/>
    <w:rsid w:val="004B674C"/>
    <w:rsid w:val="004B6860"/>
    <w:rsid w:val="004B6C51"/>
    <w:rsid w:val="004B6E3D"/>
    <w:rsid w:val="004B6FE8"/>
    <w:rsid w:val="004B73D1"/>
    <w:rsid w:val="004C00FE"/>
    <w:rsid w:val="004C1997"/>
    <w:rsid w:val="004C1A8A"/>
    <w:rsid w:val="004C1E72"/>
    <w:rsid w:val="004C2062"/>
    <w:rsid w:val="004C2080"/>
    <w:rsid w:val="004C2169"/>
    <w:rsid w:val="004C238C"/>
    <w:rsid w:val="004C2391"/>
    <w:rsid w:val="004C309E"/>
    <w:rsid w:val="004C3670"/>
    <w:rsid w:val="004C3BE5"/>
    <w:rsid w:val="004C4AEF"/>
    <w:rsid w:val="004C518A"/>
    <w:rsid w:val="004C52F8"/>
    <w:rsid w:val="004C54DE"/>
    <w:rsid w:val="004C55A3"/>
    <w:rsid w:val="004C5BED"/>
    <w:rsid w:val="004C60B9"/>
    <w:rsid w:val="004C623A"/>
    <w:rsid w:val="004C64AD"/>
    <w:rsid w:val="004C6561"/>
    <w:rsid w:val="004C776D"/>
    <w:rsid w:val="004C78F4"/>
    <w:rsid w:val="004C7B50"/>
    <w:rsid w:val="004C7D03"/>
    <w:rsid w:val="004C7E5C"/>
    <w:rsid w:val="004C7ED3"/>
    <w:rsid w:val="004D04E1"/>
    <w:rsid w:val="004D06D4"/>
    <w:rsid w:val="004D082C"/>
    <w:rsid w:val="004D08FB"/>
    <w:rsid w:val="004D09D4"/>
    <w:rsid w:val="004D0ACB"/>
    <w:rsid w:val="004D11AD"/>
    <w:rsid w:val="004D17D7"/>
    <w:rsid w:val="004D1BA8"/>
    <w:rsid w:val="004D2A28"/>
    <w:rsid w:val="004D33A6"/>
    <w:rsid w:val="004D3488"/>
    <w:rsid w:val="004D4B94"/>
    <w:rsid w:val="004D4F84"/>
    <w:rsid w:val="004D5692"/>
    <w:rsid w:val="004D56F4"/>
    <w:rsid w:val="004D62B2"/>
    <w:rsid w:val="004D63F5"/>
    <w:rsid w:val="004D65B2"/>
    <w:rsid w:val="004D66BC"/>
    <w:rsid w:val="004D69BA"/>
    <w:rsid w:val="004D6AC0"/>
    <w:rsid w:val="004D6C96"/>
    <w:rsid w:val="004D6FAA"/>
    <w:rsid w:val="004D7287"/>
    <w:rsid w:val="004D75B0"/>
    <w:rsid w:val="004D78E4"/>
    <w:rsid w:val="004E0720"/>
    <w:rsid w:val="004E095A"/>
    <w:rsid w:val="004E0C2A"/>
    <w:rsid w:val="004E0D7A"/>
    <w:rsid w:val="004E1068"/>
    <w:rsid w:val="004E18D4"/>
    <w:rsid w:val="004E1F78"/>
    <w:rsid w:val="004E20F8"/>
    <w:rsid w:val="004E21AD"/>
    <w:rsid w:val="004E2C85"/>
    <w:rsid w:val="004E2DEC"/>
    <w:rsid w:val="004E37FE"/>
    <w:rsid w:val="004E3874"/>
    <w:rsid w:val="004E3A1A"/>
    <w:rsid w:val="004E43F0"/>
    <w:rsid w:val="004E4454"/>
    <w:rsid w:val="004E4591"/>
    <w:rsid w:val="004E4823"/>
    <w:rsid w:val="004E4E6B"/>
    <w:rsid w:val="004E5227"/>
    <w:rsid w:val="004E6A68"/>
    <w:rsid w:val="004E6EA9"/>
    <w:rsid w:val="004E6F01"/>
    <w:rsid w:val="004E6F71"/>
    <w:rsid w:val="004E6FAC"/>
    <w:rsid w:val="004E73A9"/>
    <w:rsid w:val="004F0486"/>
    <w:rsid w:val="004F0890"/>
    <w:rsid w:val="004F1352"/>
    <w:rsid w:val="004F14E5"/>
    <w:rsid w:val="004F1602"/>
    <w:rsid w:val="004F1949"/>
    <w:rsid w:val="004F1B9F"/>
    <w:rsid w:val="004F1C09"/>
    <w:rsid w:val="004F200D"/>
    <w:rsid w:val="004F20B8"/>
    <w:rsid w:val="004F31CF"/>
    <w:rsid w:val="004F34B6"/>
    <w:rsid w:val="004F3B8B"/>
    <w:rsid w:val="004F42DD"/>
    <w:rsid w:val="004F43F0"/>
    <w:rsid w:val="004F4ACE"/>
    <w:rsid w:val="004F4B83"/>
    <w:rsid w:val="004F5348"/>
    <w:rsid w:val="004F5424"/>
    <w:rsid w:val="004F5B37"/>
    <w:rsid w:val="004F5CFE"/>
    <w:rsid w:val="004F66C4"/>
    <w:rsid w:val="004F6767"/>
    <w:rsid w:val="004F6863"/>
    <w:rsid w:val="004F69E6"/>
    <w:rsid w:val="004F6BE2"/>
    <w:rsid w:val="004F6FDF"/>
    <w:rsid w:val="004F7105"/>
    <w:rsid w:val="004F7287"/>
    <w:rsid w:val="004F7B6D"/>
    <w:rsid w:val="004F7C66"/>
    <w:rsid w:val="004F7D19"/>
    <w:rsid w:val="004F7F9A"/>
    <w:rsid w:val="004F7FEA"/>
    <w:rsid w:val="0050006E"/>
    <w:rsid w:val="0050107E"/>
    <w:rsid w:val="005023E5"/>
    <w:rsid w:val="00502B2A"/>
    <w:rsid w:val="00502FCA"/>
    <w:rsid w:val="00503096"/>
    <w:rsid w:val="005030C6"/>
    <w:rsid w:val="0050323C"/>
    <w:rsid w:val="00503271"/>
    <w:rsid w:val="005040B3"/>
    <w:rsid w:val="005045B8"/>
    <w:rsid w:val="00504A3D"/>
    <w:rsid w:val="00504F0C"/>
    <w:rsid w:val="00504F6B"/>
    <w:rsid w:val="0050501D"/>
    <w:rsid w:val="0050542F"/>
    <w:rsid w:val="0050565B"/>
    <w:rsid w:val="0050585C"/>
    <w:rsid w:val="00505959"/>
    <w:rsid w:val="00505B03"/>
    <w:rsid w:val="0050658A"/>
    <w:rsid w:val="0050699E"/>
    <w:rsid w:val="00506F42"/>
    <w:rsid w:val="00507135"/>
    <w:rsid w:val="00507756"/>
    <w:rsid w:val="005079F8"/>
    <w:rsid w:val="00510288"/>
    <w:rsid w:val="0051093C"/>
    <w:rsid w:val="00510E27"/>
    <w:rsid w:val="00510ED0"/>
    <w:rsid w:val="005118CA"/>
    <w:rsid w:val="00512AB3"/>
    <w:rsid w:val="00514099"/>
    <w:rsid w:val="00514718"/>
    <w:rsid w:val="0051498E"/>
    <w:rsid w:val="0051519B"/>
    <w:rsid w:val="005157D2"/>
    <w:rsid w:val="00515A6C"/>
    <w:rsid w:val="00515BEA"/>
    <w:rsid w:val="00516300"/>
    <w:rsid w:val="0051677A"/>
    <w:rsid w:val="00516F0E"/>
    <w:rsid w:val="005170AF"/>
    <w:rsid w:val="005172E0"/>
    <w:rsid w:val="005173D7"/>
    <w:rsid w:val="00517442"/>
    <w:rsid w:val="005174B0"/>
    <w:rsid w:val="00517A41"/>
    <w:rsid w:val="00517B58"/>
    <w:rsid w:val="00521412"/>
    <w:rsid w:val="005214B6"/>
    <w:rsid w:val="00521D2E"/>
    <w:rsid w:val="00521EF4"/>
    <w:rsid w:val="0052207C"/>
    <w:rsid w:val="005225FD"/>
    <w:rsid w:val="005227B5"/>
    <w:rsid w:val="00522827"/>
    <w:rsid w:val="005237E8"/>
    <w:rsid w:val="00523E8F"/>
    <w:rsid w:val="0052421C"/>
    <w:rsid w:val="00524B35"/>
    <w:rsid w:val="005252B4"/>
    <w:rsid w:val="00525478"/>
    <w:rsid w:val="00525DD4"/>
    <w:rsid w:val="00526189"/>
    <w:rsid w:val="0052632A"/>
    <w:rsid w:val="0052645B"/>
    <w:rsid w:val="00526565"/>
    <w:rsid w:val="005265F7"/>
    <w:rsid w:val="00526740"/>
    <w:rsid w:val="0052687E"/>
    <w:rsid w:val="00526A0B"/>
    <w:rsid w:val="00526E09"/>
    <w:rsid w:val="00526EB1"/>
    <w:rsid w:val="00526F05"/>
    <w:rsid w:val="005275EE"/>
    <w:rsid w:val="005277E8"/>
    <w:rsid w:val="00527D0E"/>
    <w:rsid w:val="00527E07"/>
    <w:rsid w:val="0053068B"/>
    <w:rsid w:val="00530FAB"/>
    <w:rsid w:val="0053148C"/>
    <w:rsid w:val="005318B2"/>
    <w:rsid w:val="00531A60"/>
    <w:rsid w:val="00531CF3"/>
    <w:rsid w:val="0053239F"/>
    <w:rsid w:val="00532408"/>
    <w:rsid w:val="005326DC"/>
    <w:rsid w:val="00533059"/>
    <w:rsid w:val="005338DA"/>
    <w:rsid w:val="00533F91"/>
    <w:rsid w:val="0053484C"/>
    <w:rsid w:val="005351B9"/>
    <w:rsid w:val="005354EA"/>
    <w:rsid w:val="00535A52"/>
    <w:rsid w:val="00535A71"/>
    <w:rsid w:val="00536556"/>
    <w:rsid w:val="00536BD3"/>
    <w:rsid w:val="00536D4B"/>
    <w:rsid w:val="005377D6"/>
    <w:rsid w:val="00537929"/>
    <w:rsid w:val="0053795D"/>
    <w:rsid w:val="00537A05"/>
    <w:rsid w:val="00537F57"/>
    <w:rsid w:val="005400FB"/>
    <w:rsid w:val="005403CE"/>
    <w:rsid w:val="00540534"/>
    <w:rsid w:val="00540908"/>
    <w:rsid w:val="005415DC"/>
    <w:rsid w:val="0054179B"/>
    <w:rsid w:val="005418D4"/>
    <w:rsid w:val="0054199F"/>
    <w:rsid w:val="00541EFF"/>
    <w:rsid w:val="00541FB5"/>
    <w:rsid w:val="005421BB"/>
    <w:rsid w:val="005427A4"/>
    <w:rsid w:val="00542DDF"/>
    <w:rsid w:val="005433ED"/>
    <w:rsid w:val="005434A5"/>
    <w:rsid w:val="00543B95"/>
    <w:rsid w:val="00544AD0"/>
    <w:rsid w:val="00544C0A"/>
    <w:rsid w:val="00544D8A"/>
    <w:rsid w:val="00545260"/>
    <w:rsid w:val="00545360"/>
    <w:rsid w:val="005453CD"/>
    <w:rsid w:val="0054598F"/>
    <w:rsid w:val="00546167"/>
    <w:rsid w:val="005463A3"/>
    <w:rsid w:val="00546782"/>
    <w:rsid w:val="00546D64"/>
    <w:rsid w:val="005478D4"/>
    <w:rsid w:val="00547D5B"/>
    <w:rsid w:val="005500BA"/>
    <w:rsid w:val="00550AD1"/>
    <w:rsid w:val="00550F05"/>
    <w:rsid w:val="00551167"/>
    <w:rsid w:val="005512D0"/>
    <w:rsid w:val="005513B9"/>
    <w:rsid w:val="00551E4A"/>
    <w:rsid w:val="005520BC"/>
    <w:rsid w:val="00552180"/>
    <w:rsid w:val="0055271B"/>
    <w:rsid w:val="00552E39"/>
    <w:rsid w:val="00552FEB"/>
    <w:rsid w:val="005530A5"/>
    <w:rsid w:val="005533B8"/>
    <w:rsid w:val="005537DA"/>
    <w:rsid w:val="00553B0E"/>
    <w:rsid w:val="00553BAE"/>
    <w:rsid w:val="00554A9F"/>
    <w:rsid w:val="005558DE"/>
    <w:rsid w:val="00555FBC"/>
    <w:rsid w:val="0055640A"/>
    <w:rsid w:val="005568D2"/>
    <w:rsid w:val="00556A73"/>
    <w:rsid w:val="00556B9E"/>
    <w:rsid w:val="00556DF8"/>
    <w:rsid w:val="00556EE0"/>
    <w:rsid w:val="00556FAD"/>
    <w:rsid w:val="005572E8"/>
    <w:rsid w:val="005574CE"/>
    <w:rsid w:val="00557B6B"/>
    <w:rsid w:val="00560969"/>
    <w:rsid w:val="00560AD6"/>
    <w:rsid w:val="00560F7C"/>
    <w:rsid w:val="005623D5"/>
    <w:rsid w:val="00562F90"/>
    <w:rsid w:val="005639D5"/>
    <w:rsid w:val="00563C93"/>
    <w:rsid w:val="00565126"/>
    <w:rsid w:val="0056518F"/>
    <w:rsid w:val="005655E7"/>
    <w:rsid w:val="005656D9"/>
    <w:rsid w:val="00566291"/>
    <w:rsid w:val="0056634D"/>
    <w:rsid w:val="0056655E"/>
    <w:rsid w:val="00566580"/>
    <w:rsid w:val="00566CE1"/>
    <w:rsid w:val="005672E8"/>
    <w:rsid w:val="00567596"/>
    <w:rsid w:val="00567A00"/>
    <w:rsid w:val="0057009C"/>
    <w:rsid w:val="005703A6"/>
    <w:rsid w:val="005712CF"/>
    <w:rsid w:val="00571973"/>
    <w:rsid w:val="00571A15"/>
    <w:rsid w:val="00571A1A"/>
    <w:rsid w:val="00571BD9"/>
    <w:rsid w:val="00571F2D"/>
    <w:rsid w:val="005722AF"/>
    <w:rsid w:val="00572482"/>
    <w:rsid w:val="00572792"/>
    <w:rsid w:val="005729AD"/>
    <w:rsid w:val="00572C6D"/>
    <w:rsid w:val="0057328A"/>
    <w:rsid w:val="00573328"/>
    <w:rsid w:val="00573382"/>
    <w:rsid w:val="005741AE"/>
    <w:rsid w:val="00574CDA"/>
    <w:rsid w:val="00575594"/>
    <w:rsid w:val="0057609E"/>
    <w:rsid w:val="0057619E"/>
    <w:rsid w:val="005762BB"/>
    <w:rsid w:val="00576C50"/>
    <w:rsid w:val="005772BA"/>
    <w:rsid w:val="00577533"/>
    <w:rsid w:val="00577C6C"/>
    <w:rsid w:val="005804C0"/>
    <w:rsid w:val="005806E7"/>
    <w:rsid w:val="005818AA"/>
    <w:rsid w:val="0058237E"/>
    <w:rsid w:val="00582ABF"/>
    <w:rsid w:val="00582B46"/>
    <w:rsid w:val="00582F47"/>
    <w:rsid w:val="0058333C"/>
    <w:rsid w:val="00583686"/>
    <w:rsid w:val="00583713"/>
    <w:rsid w:val="00583DA3"/>
    <w:rsid w:val="00584360"/>
    <w:rsid w:val="005844FE"/>
    <w:rsid w:val="0058457D"/>
    <w:rsid w:val="00584BD5"/>
    <w:rsid w:val="00584D7C"/>
    <w:rsid w:val="0058507F"/>
    <w:rsid w:val="00585267"/>
    <w:rsid w:val="005852CB"/>
    <w:rsid w:val="00585C73"/>
    <w:rsid w:val="00585F2C"/>
    <w:rsid w:val="00586882"/>
    <w:rsid w:val="00586BB0"/>
    <w:rsid w:val="00586BB9"/>
    <w:rsid w:val="00586F60"/>
    <w:rsid w:val="0058735B"/>
    <w:rsid w:val="00587BD0"/>
    <w:rsid w:val="00587C3E"/>
    <w:rsid w:val="00590253"/>
    <w:rsid w:val="005903DC"/>
    <w:rsid w:val="005904D3"/>
    <w:rsid w:val="005904D8"/>
    <w:rsid w:val="0059079E"/>
    <w:rsid w:val="00590863"/>
    <w:rsid w:val="00590C32"/>
    <w:rsid w:val="00590D69"/>
    <w:rsid w:val="00590EA9"/>
    <w:rsid w:val="00590FC2"/>
    <w:rsid w:val="005911F7"/>
    <w:rsid w:val="0059120C"/>
    <w:rsid w:val="005912B8"/>
    <w:rsid w:val="00591DA6"/>
    <w:rsid w:val="00592187"/>
    <w:rsid w:val="005921A4"/>
    <w:rsid w:val="0059264E"/>
    <w:rsid w:val="005926FF"/>
    <w:rsid w:val="00592821"/>
    <w:rsid w:val="00593490"/>
    <w:rsid w:val="005938D8"/>
    <w:rsid w:val="005938F9"/>
    <w:rsid w:val="00593A11"/>
    <w:rsid w:val="00593C79"/>
    <w:rsid w:val="00594132"/>
    <w:rsid w:val="00594351"/>
    <w:rsid w:val="005947FB"/>
    <w:rsid w:val="005948F6"/>
    <w:rsid w:val="00594FCD"/>
    <w:rsid w:val="00595027"/>
    <w:rsid w:val="00595266"/>
    <w:rsid w:val="0059537F"/>
    <w:rsid w:val="00595870"/>
    <w:rsid w:val="00595A7A"/>
    <w:rsid w:val="00595CF3"/>
    <w:rsid w:val="00596067"/>
    <w:rsid w:val="00596290"/>
    <w:rsid w:val="00596331"/>
    <w:rsid w:val="005965A1"/>
    <w:rsid w:val="00596C9F"/>
    <w:rsid w:val="00597399"/>
    <w:rsid w:val="0059771B"/>
    <w:rsid w:val="00597D33"/>
    <w:rsid w:val="00597D80"/>
    <w:rsid w:val="005A01FE"/>
    <w:rsid w:val="005A038C"/>
    <w:rsid w:val="005A075E"/>
    <w:rsid w:val="005A0A23"/>
    <w:rsid w:val="005A0C47"/>
    <w:rsid w:val="005A0C8E"/>
    <w:rsid w:val="005A1034"/>
    <w:rsid w:val="005A1203"/>
    <w:rsid w:val="005A1504"/>
    <w:rsid w:val="005A19AA"/>
    <w:rsid w:val="005A1A8E"/>
    <w:rsid w:val="005A1D53"/>
    <w:rsid w:val="005A1E65"/>
    <w:rsid w:val="005A2A51"/>
    <w:rsid w:val="005A2CE8"/>
    <w:rsid w:val="005A32E3"/>
    <w:rsid w:val="005A3352"/>
    <w:rsid w:val="005A39E9"/>
    <w:rsid w:val="005A3A9D"/>
    <w:rsid w:val="005A3E33"/>
    <w:rsid w:val="005A3E3A"/>
    <w:rsid w:val="005A41B6"/>
    <w:rsid w:val="005A4C59"/>
    <w:rsid w:val="005A5263"/>
    <w:rsid w:val="005A5967"/>
    <w:rsid w:val="005A5A7B"/>
    <w:rsid w:val="005A5BE2"/>
    <w:rsid w:val="005A6C63"/>
    <w:rsid w:val="005A6C67"/>
    <w:rsid w:val="005A7C35"/>
    <w:rsid w:val="005A7E7A"/>
    <w:rsid w:val="005A7FB5"/>
    <w:rsid w:val="005B0053"/>
    <w:rsid w:val="005B0258"/>
    <w:rsid w:val="005B046E"/>
    <w:rsid w:val="005B112C"/>
    <w:rsid w:val="005B146E"/>
    <w:rsid w:val="005B150D"/>
    <w:rsid w:val="005B160F"/>
    <w:rsid w:val="005B1656"/>
    <w:rsid w:val="005B19D5"/>
    <w:rsid w:val="005B1EE1"/>
    <w:rsid w:val="005B1F81"/>
    <w:rsid w:val="005B294E"/>
    <w:rsid w:val="005B31EA"/>
    <w:rsid w:val="005B3A28"/>
    <w:rsid w:val="005B3C08"/>
    <w:rsid w:val="005B421F"/>
    <w:rsid w:val="005B481D"/>
    <w:rsid w:val="005B4897"/>
    <w:rsid w:val="005B4B1B"/>
    <w:rsid w:val="005B4CB6"/>
    <w:rsid w:val="005B551F"/>
    <w:rsid w:val="005B5983"/>
    <w:rsid w:val="005B6280"/>
    <w:rsid w:val="005B6348"/>
    <w:rsid w:val="005B655E"/>
    <w:rsid w:val="005B6908"/>
    <w:rsid w:val="005B78AE"/>
    <w:rsid w:val="005B79CB"/>
    <w:rsid w:val="005B7FFC"/>
    <w:rsid w:val="005C0220"/>
    <w:rsid w:val="005C0B1A"/>
    <w:rsid w:val="005C0D7A"/>
    <w:rsid w:val="005C0EEF"/>
    <w:rsid w:val="005C2BCC"/>
    <w:rsid w:val="005C33FA"/>
    <w:rsid w:val="005C37F2"/>
    <w:rsid w:val="005C3841"/>
    <w:rsid w:val="005C3857"/>
    <w:rsid w:val="005C50DC"/>
    <w:rsid w:val="005C5222"/>
    <w:rsid w:val="005C536B"/>
    <w:rsid w:val="005C53F9"/>
    <w:rsid w:val="005C5959"/>
    <w:rsid w:val="005C5BC2"/>
    <w:rsid w:val="005C5C69"/>
    <w:rsid w:val="005C669F"/>
    <w:rsid w:val="005C67F9"/>
    <w:rsid w:val="005C6A59"/>
    <w:rsid w:val="005C72A2"/>
    <w:rsid w:val="005C7393"/>
    <w:rsid w:val="005C799E"/>
    <w:rsid w:val="005D0539"/>
    <w:rsid w:val="005D0CE0"/>
    <w:rsid w:val="005D136F"/>
    <w:rsid w:val="005D2409"/>
    <w:rsid w:val="005D277A"/>
    <w:rsid w:val="005D2833"/>
    <w:rsid w:val="005D2912"/>
    <w:rsid w:val="005D2939"/>
    <w:rsid w:val="005D2ABE"/>
    <w:rsid w:val="005D3148"/>
    <w:rsid w:val="005D3606"/>
    <w:rsid w:val="005D366A"/>
    <w:rsid w:val="005D3C01"/>
    <w:rsid w:val="005D48BF"/>
    <w:rsid w:val="005D4B60"/>
    <w:rsid w:val="005D4EA5"/>
    <w:rsid w:val="005D5430"/>
    <w:rsid w:val="005D5698"/>
    <w:rsid w:val="005D5848"/>
    <w:rsid w:val="005D637E"/>
    <w:rsid w:val="005D6E5F"/>
    <w:rsid w:val="005D6F0A"/>
    <w:rsid w:val="005D71B9"/>
    <w:rsid w:val="005D7623"/>
    <w:rsid w:val="005D7A83"/>
    <w:rsid w:val="005D7DA3"/>
    <w:rsid w:val="005D7E2F"/>
    <w:rsid w:val="005E038D"/>
    <w:rsid w:val="005E08E0"/>
    <w:rsid w:val="005E0DF0"/>
    <w:rsid w:val="005E0F4E"/>
    <w:rsid w:val="005E1010"/>
    <w:rsid w:val="005E1B99"/>
    <w:rsid w:val="005E22A1"/>
    <w:rsid w:val="005E323D"/>
    <w:rsid w:val="005E3510"/>
    <w:rsid w:val="005E3B2C"/>
    <w:rsid w:val="005E48E8"/>
    <w:rsid w:val="005E4ACE"/>
    <w:rsid w:val="005E5B82"/>
    <w:rsid w:val="005E6A5E"/>
    <w:rsid w:val="005E6BF2"/>
    <w:rsid w:val="005E6F2E"/>
    <w:rsid w:val="005E7D39"/>
    <w:rsid w:val="005E7FC7"/>
    <w:rsid w:val="005F01DA"/>
    <w:rsid w:val="005F077D"/>
    <w:rsid w:val="005F1D2F"/>
    <w:rsid w:val="005F1D97"/>
    <w:rsid w:val="005F2FBF"/>
    <w:rsid w:val="005F30B8"/>
    <w:rsid w:val="005F3103"/>
    <w:rsid w:val="005F3F11"/>
    <w:rsid w:val="005F49C0"/>
    <w:rsid w:val="005F4D6E"/>
    <w:rsid w:val="005F50A9"/>
    <w:rsid w:val="005F57D4"/>
    <w:rsid w:val="005F5A19"/>
    <w:rsid w:val="005F5EDB"/>
    <w:rsid w:val="005F618F"/>
    <w:rsid w:val="005F62D7"/>
    <w:rsid w:val="005F6F8C"/>
    <w:rsid w:val="005F760A"/>
    <w:rsid w:val="005F78F1"/>
    <w:rsid w:val="005F7A6F"/>
    <w:rsid w:val="006000DA"/>
    <w:rsid w:val="0060017F"/>
    <w:rsid w:val="00600662"/>
    <w:rsid w:val="00601533"/>
    <w:rsid w:val="006019BB"/>
    <w:rsid w:val="00601CFE"/>
    <w:rsid w:val="00601DEB"/>
    <w:rsid w:val="00601E1E"/>
    <w:rsid w:val="00601E26"/>
    <w:rsid w:val="00602FA5"/>
    <w:rsid w:val="006031C6"/>
    <w:rsid w:val="006035E0"/>
    <w:rsid w:val="00603771"/>
    <w:rsid w:val="00603C97"/>
    <w:rsid w:val="00603D24"/>
    <w:rsid w:val="00604116"/>
    <w:rsid w:val="00604AE8"/>
    <w:rsid w:val="00604F23"/>
    <w:rsid w:val="00605600"/>
    <w:rsid w:val="0060608E"/>
    <w:rsid w:val="006064E2"/>
    <w:rsid w:val="006069CF"/>
    <w:rsid w:val="00606C5B"/>
    <w:rsid w:val="00606C78"/>
    <w:rsid w:val="00607257"/>
    <w:rsid w:val="0060733D"/>
    <w:rsid w:val="0061040D"/>
    <w:rsid w:val="006104BF"/>
    <w:rsid w:val="00610594"/>
    <w:rsid w:val="006107F8"/>
    <w:rsid w:val="00610933"/>
    <w:rsid w:val="00610DB0"/>
    <w:rsid w:val="00611652"/>
    <w:rsid w:val="00611FBA"/>
    <w:rsid w:val="00612244"/>
    <w:rsid w:val="0061242C"/>
    <w:rsid w:val="0061243A"/>
    <w:rsid w:val="00612868"/>
    <w:rsid w:val="00612C3B"/>
    <w:rsid w:val="006130B2"/>
    <w:rsid w:val="006134ED"/>
    <w:rsid w:val="0061363E"/>
    <w:rsid w:val="00613C5A"/>
    <w:rsid w:val="00613D9F"/>
    <w:rsid w:val="00613EF4"/>
    <w:rsid w:val="00614193"/>
    <w:rsid w:val="00614A42"/>
    <w:rsid w:val="00614FBF"/>
    <w:rsid w:val="00615621"/>
    <w:rsid w:val="0061569D"/>
    <w:rsid w:val="00615AB9"/>
    <w:rsid w:val="00616CC4"/>
    <w:rsid w:val="00617CA5"/>
    <w:rsid w:val="00617EA9"/>
    <w:rsid w:val="0062007A"/>
    <w:rsid w:val="006202DB"/>
    <w:rsid w:val="00620A76"/>
    <w:rsid w:val="00620B5C"/>
    <w:rsid w:val="00620FD7"/>
    <w:rsid w:val="00621C63"/>
    <w:rsid w:val="006225A7"/>
    <w:rsid w:val="006227C5"/>
    <w:rsid w:val="0062283C"/>
    <w:rsid w:val="006228BE"/>
    <w:rsid w:val="006228C5"/>
    <w:rsid w:val="00623246"/>
    <w:rsid w:val="006237E6"/>
    <w:rsid w:val="00624031"/>
    <w:rsid w:val="00624128"/>
    <w:rsid w:val="00624462"/>
    <w:rsid w:val="0062484B"/>
    <w:rsid w:val="00624AA4"/>
    <w:rsid w:val="00624D9D"/>
    <w:rsid w:val="00624DDE"/>
    <w:rsid w:val="00624F94"/>
    <w:rsid w:val="00625035"/>
    <w:rsid w:val="00625134"/>
    <w:rsid w:val="00625A15"/>
    <w:rsid w:val="00625B88"/>
    <w:rsid w:val="0062628F"/>
    <w:rsid w:val="006268A8"/>
    <w:rsid w:val="00626F0F"/>
    <w:rsid w:val="00627335"/>
    <w:rsid w:val="006273A9"/>
    <w:rsid w:val="0062778F"/>
    <w:rsid w:val="00627EE3"/>
    <w:rsid w:val="00630089"/>
    <w:rsid w:val="00630540"/>
    <w:rsid w:val="00630674"/>
    <w:rsid w:val="00630896"/>
    <w:rsid w:val="00630CBA"/>
    <w:rsid w:val="00630E3D"/>
    <w:rsid w:val="00630EF8"/>
    <w:rsid w:val="006310D0"/>
    <w:rsid w:val="00631263"/>
    <w:rsid w:val="006312EA"/>
    <w:rsid w:val="006318F9"/>
    <w:rsid w:val="00631A32"/>
    <w:rsid w:val="00631C74"/>
    <w:rsid w:val="00631D8F"/>
    <w:rsid w:val="00631DBB"/>
    <w:rsid w:val="00631F00"/>
    <w:rsid w:val="006320D8"/>
    <w:rsid w:val="00632392"/>
    <w:rsid w:val="00632836"/>
    <w:rsid w:val="00632870"/>
    <w:rsid w:val="00632B14"/>
    <w:rsid w:val="00633465"/>
    <w:rsid w:val="006335D2"/>
    <w:rsid w:val="006342B5"/>
    <w:rsid w:val="00634403"/>
    <w:rsid w:val="0063469B"/>
    <w:rsid w:val="00635F11"/>
    <w:rsid w:val="0063600A"/>
    <w:rsid w:val="00636223"/>
    <w:rsid w:val="00636764"/>
    <w:rsid w:val="00636DE2"/>
    <w:rsid w:val="00637AFC"/>
    <w:rsid w:val="00637D74"/>
    <w:rsid w:val="00637F53"/>
    <w:rsid w:val="006401C4"/>
    <w:rsid w:val="00640553"/>
    <w:rsid w:val="006405C9"/>
    <w:rsid w:val="00640E47"/>
    <w:rsid w:val="006410CE"/>
    <w:rsid w:val="00641236"/>
    <w:rsid w:val="006412F8"/>
    <w:rsid w:val="00641C87"/>
    <w:rsid w:val="00641F34"/>
    <w:rsid w:val="0064232E"/>
    <w:rsid w:val="006429B8"/>
    <w:rsid w:val="00643123"/>
    <w:rsid w:val="006438FB"/>
    <w:rsid w:val="00644443"/>
    <w:rsid w:val="00644C95"/>
    <w:rsid w:val="00645480"/>
    <w:rsid w:val="0064566F"/>
    <w:rsid w:val="006457E0"/>
    <w:rsid w:val="0064581A"/>
    <w:rsid w:val="00645A8E"/>
    <w:rsid w:val="006460C4"/>
    <w:rsid w:val="00646184"/>
    <w:rsid w:val="0064626A"/>
    <w:rsid w:val="00646D2A"/>
    <w:rsid w:val="00646E13"/>
    <w:rsid w:val="00647064"/>
    <w:rsid w:val="00647242"/>
    <w:rsid w:val="006473BB"/>
    <w:rsid w:val="00647487"/>
    <w:rsid w:val="006478C7"/>
    <w:rsid w:val="00647AC8"/>
    <w:rsid w:val="00647AD0"/>
    <w:rsid w:val="00647C63"/>
    <w:rsid w:val="00647C6D"/>
    <w:rsid w:val="00650A40"/>
    <w:rsid w:val="00650D06"/>
    <w:rsid w:val="00651840"/>
    <w:rsid w:val="0065217D"/>
    <w:rsid w:val="006524CC"/>
    <w:rsid w:val="00652656"/>
    <w:rsid w:val="00652AC6"/>
    <w:rsid w:val="00652D93"/>
    <w:rsid w:val="00652F16"/>
    <w:rsid w:val="00653839"/>
    <w:rsid w:val="00653A0B"/>
    <w:rsid w:val="00653A16"/>
    <w:rsid w:val="0065427F"/>
    <w:rsid w:val="00654839"/>
    <w:rsid w:val="00654C2F"/>
    <w:rsid w:val="00654D22"/>
    <w:rsid w:val="00654D3D"/>
    <w:rsid w:val="006553E9"/>
    <w:rsid w:val="006559F7"/>
    <w:rsid w:val="00655B2B"/>
    <w:rsid w:val="00655C9B"/>
    <w:rsid w:val="006567AF"/>
    <w:rsid w:val="006577C8"/>
    <w:rsid w:val="00657D09"/>
    <w:rsid w:val="006602C8"/>
    <w:rsid w:val="006602D6"/>
    <w:rsid w:val="006616B4"/>
    <w:rsid w:val="00661833"/>
    <w:rsid w:val="00662843"/>
    <w:rsid w:val="0066285B"/>
    <w:rsid w:val="00662A76"/>
    <w:rsid w:val="00662B23"/>
    <w:rsid w:val="00662C0B"/>
    <w:rsid w:val="00662C19"/>
    <w:rsid w:val="006630E6"/>
    <w:rsid w:val="0066374B"/>
    <w:rsid w:val="00663D88"/>
    <w:rsid w:val="0066422E"/>
    <w:rsid w:val="00664615"/>
    <w:rsid w:val="006656AD"/>
    <w:rsid w:val="006656FF"/>
    <w:rsid w:val="00665B5F"/>
    <w:rsid w:val="00666CB0"/>
    <w:rsid w:val="00667335"/>
    <w:rsid w:val="006674F1"/>
    <w:rsid w:val="006678AF"/>
    <w:rsid w:val="00667C0A"/>
    <w:rsid w:val="00667E45"/>
    <w:rsid w:val="00670E2D"/>
    <w:rsid w:val="0067133E"/>
    <w:rsid w:val="006720DA"/>
    <w:rsid w:val="006720E9"/>
    <w:rsid w:val="0067243C"/>
    <w:rsid w:val="00672A4A"/>
    <w:rsid w:val="00672B64"/>
    <w:rsid w:val="00672E3D"/>
    <w:rsid w:val="00672E52"/>
    <w:rsid w:val="00672EDD"/>
    <w:rsid w:val="00672F41"/>
    <w:rsid w:val="006731FE"/>
    <w:rsid w:val="00673929"/>
    <w:rsid w:val="00673954"/>
    <w:rsid w:val="00673A66"/>
    <w:rsid w:val="00673B1C"/>
    <w:rsid w:val="00674190"/>
    <w:rsid w:val="0067433E"/>
    <w:rsid w:val="00675397"/>
    <w:rsid w:val="006754E3"/>
    <w:rsid w:val="0067558A"/>
    <w:rsid w:val="00675A51"/>
    <w:rsid w:val="00676264"/>
    <w:rsid w:val="00676B92"/>
    <w:rsid w:val="00676E28"/>
    <w:rsid w:val="0067742B"/>
    <w:rsid w:val="00677E3E"/>
    <w:rsid w:val="00680690"/>
    <w:rsid w:val="00680991"/>
    <w:rsid w:val="00681048"/>
    <w:rsid w:val="0068121C"/>
    <w:rsid w:val="0068135C"/>
    <w:rsid w:val="00681967"/>
    <w:rsid w:val="00682306"/>
    <w:rsid w:val="006826AA"/>
    <w:rsid w:val="00682882"/>
    <w:rsid w:val="00682A1A"/>
    <w:rsid w:val="00682ADC"/>
    <w:rsid w:val="00682B24"/>
    <w:rsid w:val="00682FD9"/>
    <w:rsid w:val="006836C3"/>
    <w:rsid w:val="0068377D"/>
    <w:rsid w:val="00683795"/>
    <w:rsid w:val="00683C08"/>
    <w:rsid w:val="00683CF9"/>
    <w:rsid w:val="00683E73"/>
    <w:rsid w:val="00684049"/>
    <w:rsid w:val="00684E64"/>
    <w:rsid w:val="00685545"/>
    <w:rsid w:val="006856C6"/>
    <w:rsid w:val="0068621A"/>
    <w:rsid w:val="00686A69"/>
    <w:rsid w:val="00686DE1"/>
    <w:rsid w:val="006870FB"/>
    <w:rsid w:val="006872F6"/>
    <w:rsid w:val="00687E19"/>
    <w:rsid w:val="00687EFC"/>
    <w:rsid w:val="00690305"/>
    <w:rsid w:val="006907DC"/>
    <w:rsid w:val="006909F0"/>
    <w:rsid w:val="00690AE6"/>
    <w:rsid w:val="00690F90"/>
    <w:rsid w:val="006910B0"/>
    <w:rsid w:val="006913E8"/>
    <w:rsid w:val="00691763"/>
    <w:rsid w:val="006918BC"/>
    <w:rsid w:val="00691C3D"/>
    <w:rsid w:val="006923D1"/>
    <w:rsid w:val="00692793"/>
    <w:rsid w:val="00692879"/>
    <w:rsid w:val="00693333"/>
    <w:rsid w:val="0069344C"/>
    <w:rsid w:val="006934F9"/>
    <w:rsid w:val="00693669"/>
    <w:rsid w:val="0069386B"/>
    <w:rsid w:val="00693BDC"/>
    <w:rsid w:val="00693FE2"/>
    <w:rsid w:val="006943BD"/>
    <w:rsid w:val="0069484E"/>
    <w:rsid w:val="00694B9A"/>
    <w:rsid w:val="00694D6B"/>
    <w:rsid w:val="006950F1"/>
    <w:rsid w:val="006955C0"/>
    <w:rsid w:val="00695D77"/>
    <w:rsid w:val="0069619D"/>
    <w:rsid w:val="006962DD"/>
    <w:rsid w:val="006969D5"/>
    <w:rsid w:val="00696C1A"/>
    <w:rsid w:val="00697303"/>
    <w:rsid w:val="006974C6"/>
    <w:rsid w:val="006978B0"/>
    <w:rsid w:val="006A0386"/>
    <w:rsid w:val="006A079A"/>
    <w:rsid w:val="006A11F9"/>
    <w:rsid w:val="006A1453"/>
    <w:rsid w:val="006A1517"/>
    <w:rsid w:val="006A1582"/>
    <w:rsid w:val="006A1CF3"/>
    <w:rsid w:val="006A1DD2"/>
    <w:rsid w:val="006A2229"/>
    <w:rsid w:val="006A2ED8"/>
    <w:rsid w:val="006A330C"/>
    <w:rsid w:val="006A3B98"/>
    <w:rsid w:val="006A408F"/>
    <w:rsid w:val="006A42A2"/>
    <w:rsid w:val="006A443E"/>
    <w:rsid w:val="006A4587"/>
    <w:rsid w:val="006A4815"/>
    <w:rsid w:val="006A48BB"/>
    <w:rsid w:val="006A4FF4"/>
    <w:rsid w:val="006A5489"/>
    <w:rsid w:val="006A56A8"/>
    <w:rsid w:val="006A5E75"/>
    <w:rsid w:val="006A5FE1"/>
    <w:rsid w:val="006A60E6"/>
    <w:rsid w:val="006A6881"/>
    <w:rsid w:val="006A68FF"/>
    <w:rsid w:val="006A6E05"/>
    <w:rsid w:val="006A71B0"/>
    <w:rsid w:val="006A7275"/>
    <w:rsid w:val="006A7C26"/>
    <w:rsid w:val="006A7F04"/>
    <w:rsid w:val="006B0512"/>
    <w:rsid w:val="006B09C4"/>
    <w:rsid w:val="006B0B0C"/>
    <w:rsid w:val="006B121F"/>
    <w:rsid w:val="006B155A"/>
    <w:rsid w:val="006B15B9"/>
    <w:rsid w:val="006B1D61"/>
    <w:rsid w:val="006B2498"/>
    <w:rsid w:val="006B2988"/>
    <w:rsid w:val="006B2F93"/>
    <w:rsid w:val="006B3053"/>
    <w:rsid w:val="006B3562"/>
    <w:rsid w:val="006B35E6"/>
    <w:rsid w:val="006B3D54"/>
    <w:rsid w:val="006B4785"/>
    <w:rsid w:val="006B49C1"/>
    <w:rsid w:val="006B49F5"/>
    <w:rsid w:val="006B4F65"/>
    <w:rsid w:val="006B5499"/>
    <w:rsid w:val="006B5945"/>
    <w:rsid w:val="006B63E7"/>
    <w:rsid w:val="006B667C"/>
    <w:rsid w:val="006B6736"/>
    <w:rsid w:val="006B6A24"/>
    <w:rsid w:val="006B7375"/>
    <w:rsid w:val="006B789D"/>
    <w:rsid w:val="006B793F"/>
    <w:rsid w:val="006B7AAF"/>
    <w:rsid w:val="006B7DAA"/>
    <w:rsid w:val="006C01FE"/>
    <w:rsid w:val="006C0477"/>
    <w:rsid w:val="006C0486"/>
    <w:rsid w:val="006C04EE"/>
    <w:rsid w:val="006C051C"/>
    <w:rsid w:val="006C0578"/>
    <w:rsid w:val="006C0B99"/>
    <w:rsid w:val="006C1E9F"/>
    <w:rsid w:val="006C2585"/>
    <w:rsid w:val="006C3372"/>
    <w:rsid w:val="006C3D7B"/>
    <w:rsid w:val="006C484A"/>
    <w:rsid w:val="006C4861"/>
    <w:rsid w:val="006C5227"/>
    <w:rsid w:val="006C55F6"/>
    <w:rsid w:val="006C5B27"/>
    <w:rsid w:val="006C6218"/>
    <w:rsid w:val="006C63DF"/>
    <w:rsid w:val="006C662D"/>
    <w:rsid w:val="006C75DC"/>
    <w:rsid w:val="006C77FD"/>
    <w:rsid w:val="006C7AAA"/>
    <w:rsid w:val="006C7C01"/>
    <w:rsid w:val="006C7CD5"/>
    <w:rsid w:val="006C7D16"/>
    <w:rsid w:val="006C7EF7"/>
    <w:rsid w:val="006D00F3"/>
    <w:rsid w:val="006D0166"/>
    <w:rsid w:val="006D0197"/>
    <w:rsid w:val="006D0240"/>
    <w:rsid w:val="006D035E"/>
    <w:rsid w:val="006D1CBF"/>
    <w:rsid w:val="006D1E52"/>
    <w:rsid w:val="006D20E9"/>
    <w:rsid w:val="006D2158"/>
    <w:rsid w:val="006D2D3F"/>
    <w:rsid w:val="006D3134"/>
    <w:rsid w:val="006D33B9"/>
    <w:rsid w:val="006D3979"/>
    <w:rsid w:val="006D3A0D"/>
    <w:rsid w:val="006D4B23"/>
    <w:rsid w:val="006D51EB"/>
    <w:rsid w:val="006D57DF"/>
    <w:rsid w:val="006D580F"/>
    <w:rsid w:val="006D5990"/>
    <w:rsid w:val="006D5CC0"/>
    <w:rsid w:val="006D5D7C"/>
    <w:rsid w:val="006D6662"/>
    <w:rsid w:val="006D6DE1"/>
    <w:rsid w:val="006D7A7E"/>
    <w:rsid w:val="006D7D3C"/>
    <w:rsid w:val="006E0364"/>
    <w:rsid w:val="006E0434"/>
    <w:rsid w:val="006E0C04"/>
    <w:rsid w:val="006E11D5"/>
    <w:rsid w:val="006E15B7"/>
    <w:rsid w:val="006E17D4"/>
    <w:rsid w:val="006E1A49"/>
    <w:rsid w:val="006E20E8"/>
    <w:rsid w:val="006E242B"/>
    <w:rsid w:val="006E2ADF"/>
    <w:rsid w:val="006E2E55"/>
    <w:rsid w:val="006E41EF"/>
    <w:rsid w:val="006E44E7"/>
    <w:rsid w:val="006E4A34"/>
    <w:rsid w:val="006E4DBB"/>
    <w:rsid w:val="006E52D5"/>
    <w:rsid w:val="006E5678"/>
    <w:rsid w:val="006E5749"/>
    <w:rsid w:val="006E5E84"/>
    <w:rsid w:val="006E61F7"/>
    <w:rsid w:val="006E66B5"/>
    <w:rsid w:val="006E6912"/>
    <w:rsid w:val="006E7192"/>
    <w:rsid w:val="006E7451"/>
    <w:rsid w:val="006E74F6"/>
    <w:rsid w:val="006E7BC1"/>
    <w:rsid w:val="006F0077"/>
    <w:rsid w:val="006F0BD4"/>
    <w:rsid w:val="006F0DE9"/>
    <w:rsid w:val="006F1015"/>
    <w:rsid w:val="006F10DE"/>
    <w:rsid w:val="006F1352"/>
    <w:rsid w:val="006F1737"/>
    <w:rsid w:val="006F1856"/>
    <w:rsid w:val="006F1982"/>
    <w:rsid w:val="006F1A30"/>
    <w:rsid w:val="006F24F3"/>
    <w:rsid w:val="006F2F81"/>
    <w:rsid w:val="006F389B"/>
    <w:rsid w:val="006F3AE4"/>
    <w:rsid w:val="006F3DF3"/>
    <w:rsid w:val="006F4325"/>
    <w:rsid w:val="006F54B5"/>
    <w:rsid w:val="006F5529"/>
    <w:rsid w:val="006F5835"/>
    <w:rsid w:val="006F5D49"/>
    <w:rsid w:val="006F6DFC"/>
    <w:rsid w:val="006F7674"/>
    <w:rsid w:val="006F7A49"/>
    <w:rsid w:val="006F7C41"/>
    <w:rsid w:val="0070066B"/>
    <w:rsid w:val="007006F2"/>
    <w:rsid w:val="00700868"/>
    <w:rsid w:val="00700C6D"/>
    <w:rsid w:val="00700FCD"/>
    <w:rsid w:val="007014F7"/>
    <w:rsid w:val="007022E3"/>
    <w:rsid w:val="00702B58"/>
    <w:rsid w:val="00702E27"/>
    <w:rsid w:val="0070322B"/>
    <w:rsid w:val="0070350D"/>
    <w:rsid w:val="007038AA"/>
    <w:rsid w:val="00703B45"/>
    <w:rsid w:val="00703D32"/>
    <w:rsid w:val="00704670"/>
    <w:rsid w:val="00704A82"/>
    <w:rsid w:val="00705485"/>
    <w:rsid w:val="007055EF"/>
    <w:rsid w:val="00705982"/>
    <w:rsid w:val="00705D9F"/>
    <w:rsid w:val="007060B6"/>
    <w:rsid w:val="00706303"/>
    <w:rsid w:val="00706632"/>
    <w:rsid w:val="00706ED9"/>
    <w:rsid w:val="00706EDB"/>
    <w:rsid w:val="00707177"/>
    <w:rsid w:val="00707521"/>
    <w:rsid w:val="0070753C"/>
    <w:rsid w:val="007079C3"/>
    <w:rsid w:val="00710050"/>
    <w:rsid w:val="00710646"/>
    <w:rsid w:val="00710C7D"/>
    <w:rsid w:val="00710DFA"/>
    <w:rsid w:val="0071156D"/>
    <w:rsid w:val="007117A2"/>
    <w:rsid w:val="00711D49"/>
    <w:rsid w:val="00711DD0"/>
    <w:rsid w:val="00712286"/>
    <w:rsid w:val="00712323"/>
    <w:rsid w:val="007125E8"/>
    <w:rsid w:val="00712B7C"/>
    <w:rsid w:val="00712BB3"/>
    <w:rsid w:val="00712EEA"/>
    <w:rsid w:val="007134ED"/>
    <w:rsid w:val="00713813"/>
    <w:rsid w:val="0071403B"/>
    <w:rsid w:val="007140FD"/>
    <w:rsid w:val="007141B2"/>
    <w:rsid w:val="0071477D"/>
    <w:rsid w:val="00714F30"/>
    <w:rsid w:val="007154F0"/>
    <w:rsid w:val="0071577F"/>
    <w:rsid w:val="00715DCA"/>
    <w:rsid w:val="00715F78"/>
    <w:rsid w:val="0071627B"/>
    <w:rsid w:val="007162BE"/>
    <w:rsid w:val="007165E7"/>
    <w:rsid w:val="007172F5"/>
    <w:rsid w:val="00717411"/>
    <w:rsid w:val="00717B92"/>
    <w:rsid w:val="00717F7C"/>
    <w:rsid w:val="007204DF"/>
    <w:rsid w:val="007209EB"/>
    <w:rsid w:val="00721975"/>
    <w:rsid w:val="00721CE5"/>
    <w:rsid w:val="00721E12"/>
    <w:rsid w:val="0072201C"/>
    <w:rsid w:val="0072230C"/>
    <w:rsid w:val="007227E0"/>
    <w:rsid w:val="00722B43"/>
    <w:rsid w:val="00723002"/>
    <w:rsid w:val="00723EB1"/>
    <w:rsid w:val="007247DD"/>
    <w:rsid w:val="00724C0C"/>
    <w:rsid w:val="00724CA4"/>
    <w:rsid w:val="00724D9C"/>
    <w:rsid w:val="007252F4"/>
    <w:rsid w:val="00725607"/>
    <w:rsid w:val="00726C2B"/>
    <w:rsid w:val="007271B7"/>
    <w:rsid w:val="007275EB"/>
    <w:rsid w:val="00727959"/>
    <w:rsid w:val="00727F3B"/>
    <w:rsid w:val="00731937"/>
    <w:rsid w:val="00731A9F"/>
    <w:rsid w:val="00731BA3"/>
    <w:rsid w:val="00731F01"/>
    <w:rsid w:val="00732090"/>
    <w:rsid w:val="00732480"/>
    <w:rsid w:val="00732515"/>
    <w:rsid w:val="00732D69"/>
    <w:rsid w:val="00733382"/>
    <w:rsid w:val="00733C60"/>
    <w:rsid w:val="00734034"/>
    <w:rsid w:val="0073500D"/>
    <w:rsid w:val="007353A4"/>
    <w:rsid w:val="007357AE"/>
    <w:rsid w:val="00736D3A"/>
    <w:rsid w:val="00737160"/>
    <w:rsid w:val="0073723C"/>
    <w:rsid w:val="00737367"/>
    <w:rsid w:val="007407DA"/>
    <w:rsid w:val="00741877"/>
    <w:rsid w:val="00741CDA"/>
    <w:rsid w:val="00742C74"/>
    <w:rsid w:val="0074312A"/>
    <w:rsid w:val="007436FC"/>
    <w:rsid w:val="00743FAF"/>
    <w:rsid w:val="0074429E"/>
    <w:rsid w:val="00744451"/>
    <w:rsid w:val="00744545"/>
    <w:rsid w:val="00744634"/>
    <w:rsid w:val="00744733"/>
    <w:rsid w:val="007447C7"/>
    <w:rsid w:val="00744C12"/>
    <w:rsid w:val="00744CD2"/>
    <w:rsid w:val="0074501C"/>
    <w:rsid w:val="007451D0"/>
    <w:rsid w:val="007457CD"/>
    <w:rsid w:val="00745DF8"/>
    <w:rsid w:val="0074661C"/>
    <w:rsid w:val="0074725D"/>
    <w:rsid w:val="00747B38"/>
    <w:rsid w:val="00750089"/>
    <w:rsid w:val="00750386"/>
    <w:rsid w:val="00750871"/>
    <w:rsid w:val="0075114D"/>
    <w:rsid w:val="00751563"/>
    <w:rsid w:val="007520EE"/>
    <w:rsid w:val="0075351F"/>
    <w:rsid w:val="007539FF"/>
    <w:rsid w:val="00753A5A"/>
    <w:rsid w:val="00753DD1"/>
    <w:rsid w:val="00754551"/>
    <w:rsid w:val="0075470F"/>
    <w:rsid w:val="00754BCE"/>
    <w:rsid w:val="00754F66"/>
    <w:rsid w:val="0075544E"/>
    <w:rsid w:val="007555C2"/>
    <w:rsid w:val="00755998"/>
    <w:rsid w:val="00755B4E"/>
    <w:rsid w:val="00755D9D"/>
    <w:rsid w:val="00756118"/>
    <w:rsid w:val="0075614E"/>
    <w:rsid w:val="00756A6E"/>
    <w:rsid w:val="007572B5"/>
    <w:rsid w:val="00757361"/>
    <w:rsid w:val="0075751E"/>
    <w:rsid w:val="0075786A"/>
    <w:rsid w:val="007600DE"/>
    <w:rsid w:val="00760A19"/>
    <w:rsid w:val="00760B20"/>
    <w:rsid w:val="00761231"/>
    <w:rsid w:val="007613FF"/>
    <w:rsid w:val="0076246A"/>
    <w:rsid w:val="00762590"/>
    <w:rsid w:val="00762FAE"/>
    <w:rsid w:val="007630F7"/>
    <w:rsid w:val="0076340E"/>
    <w:rsid w:val="00763774"/>
    <w:rsid w:val="00763A3D"/>
    <w:rsid w:val="007641ED"/>
    <w:rsid w:val="00764315"/>
    <w:rsid w:val="007645BB"/>
    <w:rsid w:val="00764812"/>
    <w:rsid w:val="00764DB1"/>
    <w:rsid w:val="00764E14"/>
    <w:rsid w:val="0076526B"/>
    <w:rsid w:val="007654F4"/>
    <w:rsid w:val="0076574E"/>
    <w:rsid w:val="0076584F"/>
    <w:rsid w:val="00765E4B"/>
    <w:rsid w:val="0076604E"/>
    <w:rsid w:val="00766CE6"/>
    <w:rsid w:val="007674BD"/>
    <w:rsid w:val="0076757F"/>
    <w:rsid w:val="00767F9B"/>
    <w:rsid w:val="007702A4"/>
    <w:rsid w:val="007710DC"/>
    <w:rsid w:val="00771389"/>
    <w:rsid w:val="00771A04"/>
    <w:rsid w:val="00771AC8"/>
    <w:rsid w:val="00771D1C"/>
    <w:rsid w:val="00771E65"/>
    <w:rsid w:val="00771F0B"/>
    <w:rsid w:val="00771FAC"/>
    <w:rsid w:val="007724D9"/>
    <w:rsid w:val="007728C4"/>
    <w:rsid w:val="007728F7"/>
    <w:rsid w:val="00772B35"/>
    <w:rsid w:val="007732A9"/>
    <w:rsid w:val="007733A6"/>
    <w:rsid w:val="0077414A"/>
    <w:rsid w:val="007753F9"/>
    <w:rsid w:val="007756EC"/>
    <w:rsid w:val="0077572C"/>
    <w:rsid w:val="00775B7C"/>
    <w:rsid w:val="00775C93"/>
    <w:rsid w:val="00775D68"/>
    <w:rsid w:val="0077688C"/>
    <w:rsid w:val="00776921"/>
    <w:rsid w:val="00776E78"/>
    <w:rsid w:val="00776EA3"/>
    <w:rsid w:val="00776F14"/>
    <w:rsid w:val="00777B66"/>
    <w:rsid w:val="00780980"/>
    <w:rsid w:val="00780F8B"/>
    <w:rsid w:val="00781221"/>
    <w:rsid w:val="0078164C"/>
    <w:rsid w:val="00781E30"/>
    <w:rsid w:val="0078238C"/>
    <w:rsid w:val="00782555"/>
    <w:rsid w:val="0078285F"/>
    <w:rsid w:val="007829B0"/>
    <w:rsid w:val="00782F04"/>
    <w:rsid w:val="00782FE7"/>
    <w:rsid w:val="00783122"/>
    <w:rsid w:val="007835AC"/>
    <w:rsid w:val="00783741"/>
    <w:rsid w:val="007842C3"/>
    <w:rsid w:val="00784B53"/>
    <w:rsid w:val="00785226"/>
    <w:rsid w:val="007859F7"/>
    <w:rsid w:val="00785CEF"/>
    <w:rsid w:val="00786805"/>
    <w:rsid w:val="00786D26"/>
    <w:rsid w:val="007874EF"/>
    <w:rsid w:val="00787550"/>
    <w:rsid w:val="00787FC6"/>
    <w:rsid w:val="00790633"/>
    <w:rsid w:val="0079127A"/>
    <w:rsid w:val="00791660"/>
    <w:rsid w:val="00791FAB"/>
    <w:rsid w:val="00792047"/>
    <w:rsid w:val="00792351"/>
    <w:rsid w:val="007934A3"/>
    <w:rsid w:val="0079370F"/>
    <w:rsid w:val="00793885"/>
    <w:rsid w:val="00794159"/>
    <w:rsid w:val="007941DF"/>
    <w:rsid w:val="00794322"/>
    <w:rsid w:val="0079445D"/>
    <w:rsid w:val="007944C4"/>
    <w:rsid w:val="00794595"/>
    <w:rsid w:val="007948AA"/>
    <w:rsid w:val="007949E5"/>
    <w:rsid w:val="00794B40"/>
    <w:rsid w:val="0079515B"/>
    <w:rsid w:val="00795245"/>
    <w:rsid w:val="00795334"/>
    <w:rsid w:val="007954B5"/>
    <w:rsid w:val="00795687"/>
    <w:rsid w:val="0079588C"/>
    <w:rsid w:val="00795E93"/>
    <w:rsid w:val="00795FEC"/>
    <w:rsid w:val="0079658A"/>
    <w:rsid w:val="007965F6"/>
    <w:rsid w:val="007966B8"/>
    <w:rsid w:val="00796B34"/>
    <w:rsid w:val="00797347"/>
    <w:rsid w:val="007974C7"/>
    <w:rsid w:val="00797520"/>
    <w:rsid w:val="00797823"/>
    <w:rsid w:val="00797D24"/>
    <w:rsid w:val="007A010C"/>
    <w:rsid w:val="007A04B7"/>
    <w:rsid w:val="007A0E29"/>
    <w:rsid w:val="007A1498"/>
    <w:rsid w:val="007A1624"/>
    <w:rsid w:val="007A18FA"/>
    <w:rsid w:val="007A1D93"/>
    <w:rsid w:val="007A20D7"/>
    <w:rsid w:val="007A3BD1"/>
    <w:rsid w:val="007A45E5"/>
    <w:rsid w:val="007A4971"/>
    <w:rsid w:val="007A4EDC"/>
    <w:rsid w:val="007A50AD"/>
    <w:rsid w:val="007A5508"/>
    <w:rsid w:val="007A5CD7"/>
    <w:rsid w:val="007A6805"/>
    <w:rsid w:val="007A6A17"/>
    <w:rsid w:val="007A6EEC"/>
    <w:rsid w:val="007A6FE9"/>
    <w:rsid w:val="007A7055"/>
    <w:rsid w:val="007A748A"/>
    <w:rsid w:val="007A7ACE"/>
    <w:rsid w:val="007A7B7D"/>
    <w:rsid w:val="007A7E1D"/>
    <w:rsid w:val="007B02C7"/>
    <w:rsid w:val="007B040E"/>
    <w:rsid w:val="007B090A"/>
    <w:rsid w:val="007B092F"/>
    <w:rsid w:val="007B1033"/>
    <w:rsid w:val="007B11AC"/>
    <w:rsid w:val="007B1757"/>
    <w:rsid w:val="007B28DC"/>
    <w:rsid w:val="007B2F28"/>
    <w:rsid w:val="007B3291"/>
    <w:rsid w:val="007B379D"/>
    <w:rsid w:val="007B3E8F"/>
    <w:rsid w:val="007B4CBA"/>
    <w:rsid w:val="007B4DF2"/>
    <w:rsid w:val="007B50A6"/>
    <w:rsid w:val="007B576E"/>
    <w:rsid w:val="007B6750"/>
    <w:rsid w:val="007B6831"/>
    <w:rsid w:val="007B6B6F"/>
    <w:rsid w:val="007B7409"/>
    <w:rsid w:val="007C0AB4"/>
    <w:rsid w:val="007C1B72"/>
    <w:rsid w:val="007C2104"/>
    <w:rsid w:val="007C218A"/>
    <w:rsid w:val="007C2236"/>
    <w:rsid w:val="007C2558"/>
    <w:rsid w:val="007C2D3E"/>
    <w:rsid w:val="007C49D3"/>
    <w:rsid w:val="007C53A6"/>
    <w:rsid w:val="007C546E"/>
    <w:rsid w:val="007C57FE"/>
    <w:rsid w:val="007C5DD4"/>
    <w:rsid w:val="007C5E27"/>
    <w:rsid w:val="007C5F05"/>
    <w:rsid w:val="007C645A"/>
    <w:rsid w:val="007C6C5B"/>
    <w:rsid w:val="007C6E45"/>
    <w:rsid w:val="007C72E5"/>
    <w:rsid w:val="007C7E5D"/>
    <w:rsid w:val="007D0DB8"/>
    <w:rsid w:val="007D0DE9"/>
    <w:rsid w:val="007D1211"/>
    <w:rsid w:val="007D1482"/>
    <w:rsid w:val="007D1F98"/>
    <w:rsid w:val="007D2066"/>
    <w:rsid w:val="007D2177"/>
    <w:rsid w:val="007D21B9"/>
    <w:rsid w:val="007D2387"/>
    <w:rsid w:val="007D2A38"/>
    <w:rsid w:val="007D2D50"/>
    <w:rsid w:val="007D354A"/>
    <w:rsid w:val="007D35F0"/>
    <w:rsid w:val="007D3FE6"/>
    <w:rsid w:val="007D44A0"/>
    <w:rsid w:val="007D49ED"/>
    <w:rsid w:val="007D4F25"/>
    <w:rsid w:val="007D4F3F"/>
    <w:rsid w:val="007D503E"/>
    <w:rsid w:val="007D55CD"/>
    <w:rsid w:val="007D58BD"/>
    <w:rsid w:val="007D6124"/>
    <w:rsid w:val="007D666C"/>
    <w:rsid w:val="007D677C"/>
    <w:rsid w:val="007D6E0C"/>
    <w:rsid w:val="007D7399"/>
    <w:rsid w:val="007D745A"/>
    <w:rsid w:val="007E096E"/>
    <w:rsid w:val="007E1045"/>
    <w:rsid w:val="007E10DC"/>
    <w:rsid w:val="007E20E3"/>
    <w:rsid w:val="007E2905"/>
    <w:rsid w:val="007E2A1F"/>
    <w:rsid w:val="007E2B41"/>
    <w:rsid w:val="007E2C88"/>
    <w:rsid w:val="007E3A8A"/>
    <w:rsid w:val="007E4428"/>
    <w:rsid w:val="007E4AC7"/>
    <w:rsid w:val="007E4DE0"/>
    <w:rsid w:val="007E504D"/>
    <w:rsid w:val="007E53F1"/>
    <w:rsid w:val="007E5864"/>
    <w:rsid w:val="007E655E"/>
    <w:rsid w:val="007E65B2"/>
    <w:rsid w:val="007E6750"/>
    <w:rsid w:val="007E6E7B"/>
    <w:rsid w:val="007E76AC"/>
    <w:rsid w:val="007E79F3"/>
    <w:rsid w:val="007F070A"/>
    <w:rsid w:val="007F07A9"/>
    <w:rsid w:val="007F0BCC"/>
    <w:rsid w:val="007F0DE8"/>
    <w:rsid w:val="007F0FF2"/>
    <w:rsid w:val="007F1548"/>
    <w:rsid w:val="007F17B7"/>
    <w:rsid w:val="007F19B2"/>
    <w:rsid w:val="007F1D67"/>
    <w:rsid w:val="007F2221"/>
    <w:rsid w:val="007F26BF"/>
    <w:rsid w:val="007F33EC"/>
    <w:rsid w:val="007F35F7"/>
    <w:rsid w:val="007F3BA2"/>
    <w:rsid w:val="007F3FEB"/>
    <w:rsid w:val="007F41C1"/>
    <w:rsid w:val="007F429D"/>
    <w:rsid w:val="007F4339"/>
    <w:rsid w:val="007F4364"/>
    <w:rsid w:val="007F45CD"/>
    <w:rsid w:val="007F545D"/>
    <w:rsid w:val="007F5A83"/>
    <w:rsid w:val="007F5AC0"/>
    <w:rsid w:val="007F5FA3"/>
    <w:rsid w:val="007F673A"/>
    <w:rsid w:val="007F6E40"/>
    <w:rsid w:val="007F7859"/>
    <w:rsid w:val="008004F9"/>
    <w:rsid w:val="00800EC7"/>
    <w:rsid w:val="008013CE"/>
    <w:rsid w:val="008016A9"/>
    <w:rsid w:val="00801D4E"/>
    <w:rsid w:val="00801F1D"/>
    <w:rsid w:val="0080222C"/>
    <w:rsid w:val="008024C7"/>
    <w:rsid w:val="008025B9"/>
    <w:rsid w:val="008033F9"/>
    <w:rsid w:val="00803808"/>
    <w:rsid w:val="008038C6"/>
    <w:rsid w:val="008041BC"/>
    <w:rsid w:val="00804646"/>
    <w:rsid w:val="00804C8C"/>
    <w:rsid w:val="00804E92"/>
    <w:rsid w:val="00805539"/>
    <w:rsid w:val="00805948"/>
    <w:rsid w:val="00805D71"/>
    <w:rsid w:val="008060C4"/>
    <w:rsid w:val="0080614B"/>
    <w:rsid w:val="0080617C"/>
    <w:rsid w:val="00806C34"/>
    <w:rsid w:val="00807717"/>
    <w:rsid w:val="00807BE9"/>
    <w:rsid w:val="00807F62"/>
    <w:rsid w:val="008105D2"/>
    <w:rsid w:val="00810B9F"/>
    <w:rsid w:val="00811259"/>
    <w:rsid w:val="00811367"/>
    <w:rsid w:val="0081166A"/>
    <w:rsid w:val="008117FF"/>
    <w:rsid w:val="00811AE3"/>
    <w:rsid w:val="00811BFC"/>
    <w:rsid w:val="00811D51"/>
    <w:rsid w:val="0081207B"/>
    <w:rsid w:val="008122B2"/>
    <w:rsid w:val="008122E2"/>
    <w:rsid w:val="008124F5"/>
    <w:rsid w:val="008134F4"/>
    <w:rsid w:val="00814898"/>
    <w:rsid w:val="008151BF"/>
    <w:rsid w:val="0081520A"/>
    <w:rsid w:val="008155DF"/>
    <w:rsid w:val="008156C1"/>
    <w:rsid w:val="00815BDD"/>
    <w:rsid w:val="00815F8A"/>
    <w:rsid w:val="008160C3"/>
    <w:rsid w:val="00816657"/>
    <w:rsid w:val="00816701"/>
    <w:rsid w:val="00816837"/>
    <w:rsid w:val="00817784"/>
    <w:rsid w:val="00817F78"/>
    <w:rsid w:val="008202FD"/>
    <w:rsid w:val="008208C2"/>
    <w:rsid w:val="008209A5"/>
    <w:rsid w:val="0082116C"/>
    <w:rsid w:val="008218C0"/>
    <w:rsid w:val="00821A2B"/>
    <w:rsid w:val="00821F0D"/>
    <w:rsid w:val="00822108"/>
    <w:rsid w:val="0082217A"/>
    <w:rsid w:val="00822491"/>
    <w:rsid w:val="00822591"/>
    <w:rsid w:val="00822BA3"/>
    <w:rsid w:val="00822C22"/>
    <w:rsid w:val="00822E1B"/>
    <w:rsid w:val="0082386A"/>
    <w:rsid w:val="00823C5B"/>
    <w:rsid w:val="00823ED9"/>
    <w:rsid w:val="008240FD"/>
    <w:rsid w:val="00824A14"/>
    <w:rsid w:val="00824E17"/>
    <w:rsid w:val="008256F6"/>
    <w:rsid w:val="00826493"/>
    <w:rsid w:val="00827297"/>
    <w:rsid w:val="00827A6E"/>
    <w:rsid w:val="00827AC6"/>
    <w:rsid w:val="008307BB"/>
    <w:rsid w:val="008317F8"/>
    <w:rsid w:val="00831963"/>
    <w:rsid w:val="00831A68"/>
    <w:rsid w:val="00831EB6"/>
    <w:rsid w:val="008324D4"/>
    <w:rsid w:val="008330FE"/>
    <w:rsid w:val="008331F8"/>
    <w:rsid w:val="0083380A"/>
    <w:rsid w:val="00833AC9"/>
    <w:rsid w:val="0083401D"/>
    <w:rsid w:val="00834829"/>
    <w:rsid w:val="008348B0"/>
    <w:rsid w:val="00834C49"/>
    <w:rsid w:val="00834E50"/>
    <w:rsid w:val="00835A0E"/>
    <w:rsid w:val="008366A2"/>
    <w:rsid w:val="00836C72"/>
    <w:rsid w:val="00836D9F"/>
    <w:rsid w:val="00836F96"/>
    <w:rsid w:val="00837042"/>
    <w:rsid w:val="00837873"/>
    <w:rsid w:val="00837B0F"/>
    <w:rsid w:val="008403AD"/>
    <w:rsid w:val="008406A7"/>
    <w:rsid w:val="00840717"/>
    <w:rsid w:val="00840FA1"/>
    <w:rsid w:val="00841934"/>
    <w:rsid w:val="00841D85"/>
    <w:rsid w:val="00842274"/>
    <w:rsid w:val="008424C3"/>
    <w:rsid w:val="00842BC0"/>
    <w:rsid w:val="008433D5"/>
    <w:rsid w:val="00843443"/>
    <w:rsid w:val="00844181"/>
    <w:rsid w:val="00844218"/>
    <w:rsid w:val="00844F96"/>
    <w:rsid w:val="00845269"/>
    <w:rsid w:val="00845612"/>
    <w:rsid w:val="00845D63"/>
    <w:rsid w:val="0084619A"/>
    <w:rsid w:val="008466B1"/>
    <w:rsid w:val="00846E2C"/>
    <w:rsid w:val="00847438"/>
    <w:rsid w:val="008475D0"/>
    <w:rsid w:val="008501A1"/>
    <w:rsid w:val="00850403"/>
    <w:rsid w:val="008507AF"/>
    <w:rsid w:val="00850FCD"/>
    <w:rsid w:val="008511CC"/>
    <w:rsid w:val="0085153C"/>
    <w:rsid w:val="00852191"/>
    <w:rsid w:val="00852ACB"/>
    <w:rsid w:val="00853800"/>
    <w:rsid w:val="00853AFE"/>
    <w:rsid w:val="0085421F"/>
    <w:rsid w:val="008546A7"/>
    <w:rsid w:val="0085470E"/>
    <w:rsid w:val="00854FC8"/>
    <w:rsid w:val="00855032"/>
    <w:rsid w:val="00855213"/>
    <w:rsid w:val="0085532B"/>
    <w:rsid w:val="008558F0"/>
    <w:rsid w:val="008562A3"/>
    <w:rsid w:val="00856A5F"/>
    <w:rsid w:val="00856E97"/>
    <w:rsid w:val="008574AA"/>
    <w:rsid w:val="0085774C"/>
    <w:rsid w:val="008579F0"/>
    <w:rsid w:val="0086000A"/>
    <w:rsid w:val="00860097"/>
    <w:rsid w:val="0086062B"/>
    <w:rsid w:val="008611F2"/>
    <w:rsid w:val="00861DCA"/>
    <w:rsid w:val="00862431"/>
    <w:rsid w:val="008625BF"/>
    <w:rsid w:val="00862BAE"/>
    <w:rsid w:val="00862E8B"/>
    <w:rsid w:val="00862F87"/>
    <w:rsid w:val="0086303D"/>
    <w:rsid w:val="00863291"/>
    <w:rsid w:val="00863A03"/>
    <w:rsid w:val="00863B70"/>
    <w:rsid w:val="00863DE1"/>
    <w:rsid w:val="00863FB7"/>
    <w:rsid w:val="0086497E"/>
    <w:rsid w:val="00865221"/>
    <w:rsid w:val="008653CF"/>
    <w:rsid w:val="00865E0F"/>
    <w:rsid w:val="008660BE"/>
    <w:rsid w:val="00866191"/>
    <w:rsid w:val="008666A8"/>
    <w:rsid w:val="008667E4"/>
    <w:rsid w:val="00866A52"/>
    <w:rsid w:val="00866D6E"/>
    <w:rsid w:val="00867030"/>
    <w:rsid w:val="008703AF"/>
    <w:rsid w:val="00870761"/>
    <w:rsid w:val="00870B5E"/>
    <w:rsid w:val="008710B2"/>
    <w:rsid w:val="00871E4B"/>
    <w:rsid w:val="00871F67"/>
    <w:rsid w:val="008727C6"/>
    <w:rsid w:val="008727F1"/>
    <w:rsid w:val="00872BE8"/>
    <w:rsid w:val="00872FDD"/>
    <w:rsid w:val="008735BF"/>
    <w:rsid w:val="00873805"/>
    <w:rsid w:val="0087381D"/>
    <w:rsid w:val="00873A71"/>
    <w:rsid w:val="008741DB"/>
    <w:rsid w:val="00874249"/>
    <w:rsid w:val="00874255"/>
    <w:rsid w:val="0087458B"/>
    <w:rsid w:val="0087483E"/>
    <w:rsid w:val="00874C91"/>
    <w:rsid w:val="00875097"/>
    <w:rsid w:val="00875418"/>
    <w:rsid w:val="008755B8"/>
    <w:rsid w:val="008768B8"/>
    <w:rsid w:val="008773A8"/>
    <w:rsid w:val="008776C0"/>
    <w:rsid w:val="008809DF"/>
    <w:rsid w:val="00880A95"/>
    <w:rsid w:val="00880DF6"/>
    <w:rsid w:val="00881735"/>
    <w:rsid w:val="00881F12"/>
    <w:rsid w:val="008821D4"/>
    <w:rsid w:val="00882C72"/>
    <w:rsid w:val="00882E85"/>
    <w:rsid w:val="00882EA4"/>
    <w:rsid w:val="00883BCB"/>
    <w:rsid w:val="0088453E"/>
    <w:rsid w:val="0088472A"/>
    <w:rsid w:val="00885E09"/>
    <w:rsid w:val="008861F7"/>
    <w:rsid w:val="00886831"/>
    <w:rsid w:val="00887261"/>
    <w:rsid w:val="0088770B"/>
    <w:rsid w:val="0088776F"/>
    <w:rsid w:val="00887C5C"/>
    <w:rsid w:val="00887FEE"/>
    <w:rsid w:val="008903C4"/>
    <w:rsid w:val="00890406"/>
    <w:rsid w:val="0089045B"/>
    <w:rsid w:val="0089066B"/>
    <w:rsid w:val="008912C1"/>
    <w:rsid w:val="008913A2"/>
    <w:rsid w:val="0089185D"/>
    <w:rsid w:val="008919F3"/>
    <w:rsid w:val="00891C36"/>
    <w:rsid w:val="00892992"/>
    <w:rsid w:val="00892B1C"/>
    <w:rsid w:val="00892DEF"/>
    <w:rsid w:val="00892E9D"/>
    <w:rsid w:val="00892ED6"/>
    <w:rsid w:val="008938C9"/>
    <w:rsid w:val="00893F57"/>
    <w:rsid w:val="00894115"/>
    <w:rsid w:val="0089418C"/>
    <w:rsid w:val="0089464E"/>
    <w:rsid w:val="00894CF0"/>
    <w:rsid w:val="00895069"/>
    <w:rsid w:val="008950E2"/>
    <w:rsid w:val="008956BA"/>
    <w:rsid w:val="00895833"/>
    <w:rsid w:val="00895F37"/>
    <w:rsid w:val="00896DC9"/>
    <w:rsid w:val="008975D1"/>
    <w:rsid w:val="00897EE5"/>
    <w:rsid w:val="008A0296"/>
    <w:rsid w:val="008A13A6"/>
    <w:rsid w:val="008A13CC"/>
    <w:rsid w:val="008A1BAB"/>
    <w:rsid w:val="008A1E7C"/>
    <w:rsid w:val="008A2116"/>
    <w:rsid w:val="008A2CCE"/>
    <w:rsid w:val="008A3024"/>
    <w:rsid w:val="008A36BA"/>
    <w:rsid w:val="008A39BF"/>
    <w:rsid w:val="008A3B76"/>
    <w:rsid w:val="008A3E2D"/>
    <w:rsid w:val="008A408B"/>
    <w:rsid w:val="008A416E"/>
    <w:rsid w:val="008A47CF"/>
    <w:rsid w:val="008A4966"/>
    <w:rsid w:val="008A4E5A"/>
    <w:rsid w:val="008A58EE"/>
    <w:rsid w:val="008A58FF"/>
    <w:rsid w:val="008A6414"/>
    <w:rsid w:val="008A648B"/>
    <w:rsid w:val="008A680D"/>
    <w:rsid w:val="008A6BF6"/>
    <w:rsid w:val="008A6F98"/>
    <w:rsid w:val="008A73FA"/>
    <w:rsid w:val="008A790F"/>
    <w:rsid w:val="008A7DB4"/>
    <w:rsid w:val="008B032C"/>
    <w:rsid w:val="008B04E8"/>
    <w:rsid w:val="008B0783"/>
    <w:rsid w:val="008B0925"/>
    <w:rsid w:val="008B0E8F"/>
    <w:rsid w:val="008B14CC"/>
    <w:rsid w:val="008B1ED9"/>
    <w:rsid w:val="008B245D"/>
    <w:rsid w:val="008B2523"/>
    <w:rsid w:val="008B259A"/>
    <w:rsid w:val="008B2A3D"/>
    <w:rsid w:val="008B3636"/>
    <w:rsid w:val="008B38C8"/>
    <w:rsid w:val="008B3AB9"/>
    <w:rsid w:val="008B3BFF"/>
    <w:rsid w:val="008B3DF9"/>
    <w:rsid w:val="008B3F1E"/>
    <w:rsid w:val="008B4290"/>
    <w:rsid w:val="008B4415"/>
    <w:rsid w:val="008B4779"/>
    <w:rsid w:val="008B4A88"/>
    <w:rsid w:val="008B4FB3"/>
    <w:rsid w:val="008B5032"/>
    <w:rsid w:val="008B5103"/>
    <w:rsid w:val="008B532A"/>
    <w:rsid w:val="008B574B"/>
    <w:rsid w:val="008B5DBE"/>
    <w:rsid w:val="008B6435"/>
    <w:rsid w:val="008B64EA"/>
    <w:rsid w:val="008B6620"/>
    <w:rsid w:val="008B6AE4"/>
    <w:rsid w:val="008B704C"/>
    <w:rsid w:val="008B7302"/>
    <w:rsid w:val="008B74CD"/>
    <w:rsid w:val="008C0183"/>
    <w:rsid w:val="008C05CF"/>
    <w:rsid w:val="008C0980"/>
    <w:rsid w:val="008C1826"/>
    <w:rsid w:val="008C183E"/>
    <w:rsid w:val="008C2979"/>
    <w:rsid w:val="008C2BEA"/>
    <w:rsid w:val="008C2BFE"/>
    <w:rsid w:val="008C3680"/>
    <w:rsid w:val="008C389B"/>
    <w:rsid w:val="008C3CF3"/>
    <w:rsid w:val="008C41BD"/>
    <w:rsid w:val="008C4498"/>
    <w:rsid w:val="008C44A8"/>
    <w:rsid w:val="008C468E"/>
    <w:rsid w:val="008C46A0"/>
    <w:rsid w:val="008C4780"/>
    <w:rsid w:val="008C4958"/>
    <w:rsid w:val="008C540C"/>
    <w:rsid w:val="008C5584"/>
    <w:rsid w:val="008C56A7"/>
    <w:rsid w:val="008C57ED"/>
    <w:rsid w:val="008C684B"/>
    <w:rsid w:val="008C69CC"/>
    <w:rsid w:val="008C7AA6"/>
    <w:rsid w:val="008C7D9B"/>
    <w:rsid w:val="008D0911"/>
    <w:rsid w:val="008D0C35"/>
    <w:rsid w:val="008D0C4B"/>
    <w:rsid w:val="008D0CC8"/>
    <w:rsid w:val="008D0DC9"/>
    <w:rsid w:val="008D1401"/>
    <w:rsid w:val="008D39A0"/>
    <w:rsid w:val="008D45C9"/>
    <w:rsid w:val="008D498B"/>
    <w:rsid w:val="008D4BC9"/>
    <w:rsid w:val="008D4C1C"/>
    <w:rsid w:val="008D5A4B"/>
    <w:rsid w:val="008D5A8D"/>
    <w:rsid w:val="008D5BDB"/>
    <w:rsid w:val="008D633E"/>
    <w:rsid w:val="008D64B4"/>
    <w:rsid w:val="008D6D65"/>
    <w:rsid w:val="008D710A"/>
    <w:rsid w:val="008E026A"/>
    <w:rsid w:val="008E0AAF"/>
    <w:rsid w:val="008E11E9"/>
    <w:rsid w:val="008E1D25"/>
    <w:rsid w:val="008E24AA"/>
    <w:rsid w:val="008E26D8"/>
    <w:rsid w:val="008E2914"/>
    <w:rsid w:val="008E2E68"/>
    <w:rsid w:val="008E3442"/>
    <w:rsid w:val="008E3BDC"/>
    <w:rsid w:val="008E4402"/>
    <w:rsid w:val="008E4615"/>
    <w:rsid w:val="008E4817"/>
    <w:rsid w:val="008E4A75"/>
    <w:rsid w:val="008E53D7"/>
    <w:rsid w:val="008E570B"/>
    <w:rsid w:val="008E5D0E"/>
    <w:rsid w:val="008E5D6C"/>
    <w:rsid w:val="008E6653"/>
    <w:rsid w:val="008E68A8"/>
    <w:rsid w:val="008E6AB6"/>
    <w:rsid w:val="008E6B1F"/>
    <w:rsid w:val="008E7929"/>
    <w:rsid w:val="008F00DA"/>
    <w:rsid w:val="008F096C"/>
    <w:rsid w:val="008F09E0"/>
    <w:rsid w:val="008F0C69"/>
    <w:rsid w:val="008F0C8C"/>
    <w:rsid w:val="008F0CAD"/>
    <w:rsid w:val="008F11FB"/>
    <w:rsid w:val="008F12CC"/>
    <w:rsid w:val="008F19C8"/>
    <w:rsid w:val="008F1B1B"/>
    <w:rsid w:val="008F1EA8"/>
    <w:rsid w:val="008F22EF"/>
    <w:rsid w:val="008F231F"/>
    <w:rsid w:val="008F28A3"/>
    <w:rsid w:val="008F28CE"/>
    <w:rsid w:val="008F291F"/>
    <w:rsid w:val="008F2DA8"/>
    <w:rsid w:val="008F32AE"/>
    <w:rsid w:val="008F3564"/>
    <w:rsid w:val="008F3675"/>
    <w:rsid w:val="008F3A77"/>
    <w:rsid w:val="008F3DE9"/>
    <w:rsid w:val="008F3E70"/>
    <w:rsid w:val="008F5091"/>
    <w:rsid w:val="008F570C"/>
    <w:rsid w:val="008F5950"/>
    <w:rsid w:val="008F602D"/>
    <w:rsid w:val="008F6414"/>
    <w:rsid w:val="008F65F1"/>
    <w:rsid w:val="008F716C"/>
    <w:rsid w:val="008F77D5"/>
    <w:rsid w:val="00900071"/>
    <w:rsid w:val="00900218"/>
    <w:rsid w:val="00900596"/>
    <w:rsid w:val="0090063D"/>
    <w:rsid w:val="00900822"/>
    <w:rsid w:val="0090096C"/>
    <w:rsid w:val="00900A47"/>
    <w:rsid w:val="00900CD7"/>
    <w:rsid w:val="00900F42"/>
    <w:rsid w:val="009014AB"/>
    <w:rsid w:val="00901864"/>
    <w:rsid w:val="009018D7"/>
    <w:rsid w:val="00901FBE"/>
    <w:rsid w:val="009023CE"/>
    <w:rsid w:val="00903378"/>
    <w:rsid w:val="0090337A"/>
    <w:rsid w:val="0090389C"/>
    <w:rsid w:val="009039C4"/>
    <w:rsid w:val="00903E17"/>
    <w:rsid w:val="0090410A"/>
    <w:rsid w:val="009049B7"/>
    <w:rsid w:val="00904A9C"/>
    <w:rsid w:val="00906598"/>
    <w:rsid w:val="0090660C"/>
    <w:rsid w:val="00906629"/>
    <w:rsid w:val="009067F1"/>
    <w:rsid w:val="00906D23"/>
    <w:rsid w:val="00906E41"/>
    <w:rsid w:val="00906FF1"/>
    <w:rsid w:val="009070AF"/>
    <w:rsid w:val="0090735C"/>
    <w:rsid w:val="0091003E"/>
    <w:rsid w:val="009101C4"/>
    <w:rsid w:val="00910D33"/>
    <w:rsid w:val="00911004"/>
    <w:rsid w:val="009110F4"/>
    <w:rsid w:val="0091134F"/>
    <w:rsid w:val="00911669"/>
    <w:rsid w:val="00911A48"/>
    <w:rsid w:val="00912286"/>
    <w:rsid w:val="009122EC"/>
    <w:rsid w:val="00912DB6"/>
    <w:rsid w:val="00913042"/>
    <w:rsid w:val="00913612"/>
    <w:rsid w:val="00913F6B"/>
    <w:rsid w:val="009145C3"/>
    <w:rsid w:val="0091476E"/>
    <w:rsid w:val="00914A9C"/>
    <w:rsid w:val="009152E6"/>
    <w:rsid w:val="0091631C"/>
    <w:rsid w:val="009164E3"/>
    <w:rsid w:val="00916F8F"/>
    <w:rsid w:val="00916FE5"/>
    <w:rsid w:val="009170D3"/>
    <w:rsid w:val="00917551"/>
    <w:rsid w:val="00917BF9"/>
    <w:rsid w:val="00917CD5"/>
    <w:rsid w:val="00917D54"/>
    <w:rsid w:val="00917D8D"/>
    <w:rsid w:val="00920099"/>
    <w:rsid w:val="00920645"/>
    <w:rsid w:val="009211E2"/>
    <w:rsid w:val="00921314"/>
    <w:rsid w:val="009213BB"/>
    <w:rsid w:val="00921437"/>
    <w:rsid w:val="00921DF5"/>
    <w:rsid w:val="00922605"/>
    <w:rsid w:val="00922AFE"/>
    <w:rsid w:val="00922F52"/>
    <w:rsid w:val="00923484"/>
    <w:rsid w:val="00923747"/>
    <w:rsid w:val="009239E5"/>
    <w:rsid w:val="009240B7"/>
    <w:rsid w:val="009244BC"/>
    <w:rsid w:val="00924822"/>
    <w:rsid w:val="009253A2"/>
    <w:rsid w:val="0092543B"/>
    <w:rsid w:val="00925470"/>
    <w:rsid w:val="00925638"/>
    <w:rsid w:val="00925991"/>
    <w:rsid w:val="00925ED7"/>
    <w:rsid w:val="00926584"/>
    <w:rsid w:val="009271BF"/>
    <w:rsid w:val="009278BC"/>
    <w:rsid w:val="00930379"/>
    <w:rsid w:val="00930894"/>
    <w:rsid w:val="00930994"/>
    <w:rsid w:val="00930A79"/>
    <w:rsid w:val="00931C56"/>
    <w:rsid w:val="009326F6"/>
    <w:rsid w:val="00932834"/>
    <w:rsid w:val="00932A83"/>
    <w:rsid w:val="00932E6F"/>
    <w:rsid w:val="00932E89"/>
    <w:rsid w:val="00933D38"/>
    <w:rsid w:val="009340E7"/>
    <w:rsid w:val="009346D1"/>
    <w:rsid w:val="009347A9"/>
    <w:rsid w:val="00935928"/>
    <w:rsid w:val="00935A5F"/>
    <w:rsid w:val="00935C79"/>
    <w:rsid w:val="00936173"/>
    <w:rsid w:val="009361F6"/>
    <w:rsid w:val="0093678A"/>
    <w:rsid w:val="00936BBB"/>
    <w:rsid w:val="00937672"/>
    <w:rsid w:val="00937B2A"/>
    <w:rsid w:val="00937D4E"/>
    <w:rsid w:val="0094012E"/>
    <w:rsid w:val="00940B19"/>
    <w:rsid w:val="00940C10"/>
    <w:rsid w:val="00940C73"/>
    <w:rsid w:val="00940F22"/>
    <w:rsid w:val="00940FF4"/>
    <w:rsid w:val="0094236A"/>
    <w:rsid w:val="009425F2"/>
    <w:rsid w:val="00942815"/>
    <w:rsid w:val="00942B2D"/>
    <w:rsid w:val="00942D7B"/>
    <w:rsid w:val="00943109"/>
    <w:rsid w:val="0094354E"/>
    <w:rsid w:val="009438BD"/>
    <w:rsid w:val="00943A55"/>
    <w:rsid w:val="00944520"/>
    <w:rsid w:val="00944E4E"/>
    <w:rsid w:val="0094513C"/>
    <w:rsid w:val="009453AE"/>
    <w:rsid w:val="009455BD"/>
    <w:rsid w:val="00945644"/>
    <w:rsid w:val="00945680"/>
    <w:rsid w:val="00945690"/>
    <w:rsid w:val="009458E4"/>
    <w:rsid w:val="009459DA"/>
    <w:rsid w:val="00945DC0"/>
    <w:rsid w:val="00945DD8"/>
    <w:rsid w:val="00945EE1"/>
    <w:rsid w:val="00946609"/>
    <w:rsid w:val="00946F7C"/>
    <w:rsid w:val="00947683"/>
    <w:rsid w:val="00947DC4"/>
    <w:rsid w:val="0095042E"/>
    <w:rsid w:val="00950F8C"/>
    <w:rsid w:val="009515CE"/>
    <w:rsid w:val="0095195F"/>
    <w:rsid w:val="00952687"/>
    <w:rsid w:val="00952F00"/>
    <w:rsid w:val="00953AD1"/>
    <w:rsid w:val="00953C48"/>
    <w:rsid w:val="00953F20"/>
    <w:rsid w:val="009542CC"/>
    <w:rsid w:val="00954473"/>
    <w:rsid w:val="00954967"/>
    <w:rsid w:val="0095509D"/>
    <w:rsid w:val="009550E6"/>
    <w:rsid w:val="009554C1"/>
    <w:rsid w:val="00955673"/>
    <w:rsid w:val="0095573F"/>
    <w:rsid w:val="00955AD7"/>
    <w:rsid w:val="00955CC0"/>
    <w:rsid w:val="00955CDF"/>
    <w:rsid w:val="00955DC7"/>
    <w:rsid w:val="00956DAE"/>
    <w:rsid w:val="00957B8E"/>
    <w:rsid w:val="00960222"/>
    <w:rsid w:val="009603D8"/>
    <w:rsid w:val="00960557"/>
    <w:rsid w:val="00960696"/>
    <w:rsid w:val="00960AAE"/>
    <w:rsid w:val="0096118D"/>
    <w:rsid w:val="00961775"/>
    <w:rsid w:val="00961982"/>
    <w:rsid w:val="009619C5"/>
    <w:rsid w:val="00961AA4"/>
    <w:rsid w:val="00961E0C"/>
    <w:rsid w:val="009622E7"/>
    <w:rsid w:val="009623F7"/>
    <w:rsid w:val="00962793"/>
    <w:rsid w:val="00962C6C"/>
    <w:rsid w:val="00962D00"/>
    <w:rsid w:val="00962DF3"/>
    <w:rsid w:val="00962F3C"/>
    <w:rsid w:val="0096301B"/>
    <w:rsid w:val="009634C9"/>
    <w:rsid w:val="00963BE7"/>
    <w:rsid w:val="009643A4"/>
    <w:rsid w:val="00964441"/>
    <w:rsid w:val="009647B3"/>
    <w:rsid w:val="00964EB5"/>
    <w:rsid w:val="0096507F"/>
    <w:rsid w:val="00965E77"/>
    <w:rsid w:val="0096608D"/>
    <w:rsid w:val="0096636F"/>
    <w:rsid w:val="009668F3"/>
    <w:rsid w:val="00966A80"/>
    <w:rsid w:val="00966B89"/>
    <w:rsid w:val="00966E17"/>
    <w:rsid w:val="00966EAD"/>
    <w:rsid w:val="00967BEF"/>
    <w:rsid w:val="009710DD"/>
    <w:rsid w:val="00971B41"/>
    <w:rsid w:val="009725D2"/>
    <w:rsid w:val="009729DE"/>
    <w:rsid w:val="0097315E"/>
    <w:rsid w:val="0097389E"/>
    <w:rsid w:val="00973C3A"/>
    <w:rsid w:val="00974C94"/>
    <w:rsid w:val="00975AA0"/>
    <w:rsid w:val="00975C6E"/>
    <w:rsid w:val="00975DB5"/>
    <w:rsid w:val="00975FC1"/>
    <w:rsid w:val="0097613C"/>
    <w:rsid w:val="0097618B"/>
    <w:rsid w:val="0097679B"/>
    <w:rsid w:val="0097688C"/>
    <w:rsid w:val="00976B28"/>
    <w:rsid w:val="00976C9A"/>
    <w:rsid w:val="00976F04"/>
    <w:rsid w:val="009777D9"/>
    <w:rsid w:val="00977BF9"/>
    <w:rsid w:val="00980452"/>
    <w:rsid w:val="00980494"/>
    <w:rsid w:val="00980788"/>
    <w:rsid w:val="00980BA5"/>
    <w:rsid w:val="00981204"/>
    <w:rsid w:val="009821FF"/>
    <w:rsid w:val="00982F92"/>
    <w:rsid w:val="0098354D"/>
    <w:rsid w:val="009836F8"/>
    <w:rsid w:val="00983940"/>
    <w:rsid w:val="00983C21"/>
    <w:rsid w:val="00983D5F"/>
    <w:rsid w:val="00984126"/>
    <w:rsid w:val="00984268"/>
    <w:rsid w:val="00984523"/>
    <w:rsid w:val="00984668"/>
    <w:rsid w:val="00984778"/>
    <w:rsid w:val="00984FF4"/>
    <w:rsid w:val="0098502F"/>
    <w:rsid w:val="0098557D"/>
    <w:rsid w:val="00985B9C"/>
    <w:rsid w:val="00985CE0"/>
    <w:rsid w:val="00985E96"/>
    <w:rsid w:val="00985EB9"/>
    <w:rsid w:val="00985FED"/>
    <w:rsid w:val="00986F60"/>
    <w:rsid w:val="00986FAF"/>
    <w:rsid w:val="00987895"/>
    <w:rsid w:val="00987A09"/>
    <w:rsid w:val="009908CA"/>
    <w:rsid w:val="009909F5"/>
    <w:rsid w:val="00991032"/>
    <w:rsid w:val="00991FA2"/>
    <w:rsid w:val="00992034"/>
    <w:rsid w:val="0099218B"/>
    <w:rsid w:val="00992297"/>
    <w:rsid w:val="00992A95"/>
    <w:rsid w:val="00992AC1"/>
    <w:rsid w:val="00992C1B"/>
    <w:rsid w:val="00992F1F"/>
    <w:rsid w:val="00993365"/>
    <w:rsid w:val="00993400"/>
    <w:rsid w:val="0099355F"/>
    <w:rsid w:val="00994012"/>
    <w:rsid w:val="00994FA3"/>
    <w:rsid w:val="00995581"/>
    <w:rsid w:val="00995AB2"/>
    <w:rsid w:val="00995D20"/>
    <w:rsid w:val="00995EC6"/>
    <w:rsid w:val="00996150"/>
    <w:rsid w:val="009966C0"/>
    <w:rsid w:val="009967F5"/>
    <w:rsid w:val="00996BF6"/>
    <w:rsid w:val="00996D9D"/>
    <w:rsid w:val="00997318"/>
    <w:rsid w:val="009974F3"/>
    <w:rsid w:val="00997788"/>
    <w:rsid w:val="009A0174"/>
    <w:rsid w:val="009A069D"/>
    <w:rsid w:val="009A0C01"/>
    <w:rsid w:val="009A1980"/>
    <w:rsid w:val="009A213F"/>
    <w:rsid w:val="009A24B3"/>
    <w:rsid w:val="009A284F"/>
    <w:rsid w:val="009A289A"/>
    <w:rsid w:val="009A2AC7"/>
    <w:rsid w:val="009A2AF0"/>
    <w:rsid w:val="009A2D1F"/>
    <w:rsid w:val="009A3066"/>
    <w:rsid w:val="009A30A4"/>
    <w:rsid w:val="009A328C"/>
    <w:rsid w:val="009A3394"/>
    <w:rsid w:val="009A3739"/>
    <w:rsid w:val="009A397D"/>
    <w:rsid w:val="009A40BE"/>
    <w:rsid w:val="009A458F"/>
    <w:rsid w:val="009A4819"/>
    <w:rsid w:val="009A5832"/>
    <w:rsid w:val="009A63E4"/>
    <w:rsid w:val="009A683F"/>
    <w:rsid w:val="009A6E3B"/>
    <w:rsid w:val="009A73AB"/>
    <w:rsid w:val="009A73EF"/>
    <w:rsid w:val="009A7463"/>
    <w:rsid w:val="009A7659"/>
    <w:rsid w:val="009A7850"/>
    <w:rsid w:val="009A78C2"/>
    <w:rsid w:val="009A7ADC"/>
    <w:rsid w:val="009A7DB3"/>
    <w:rsid w:val="009A7E56"/>
    <w:rsid w:val="009A7F7D"/>
    <w:rsid w:val="009B1368"/>
    <w:rsid w:val="009B15E0"/>
    <w:rsid w:val="009B1ED4"/>
    <w:rsid w:val="009B2696"/>
    <w:rsid w:val="009B2A73"/>
    <w:rsid w:val="009B2A8D"/>
    <w:rsid w:val="009B2B03"/>
    <w:rsid w:val="009B2FD6"/>
    <w:rsid w:val="009B35C8"/>
    <w:rsid w:val="009B3A65"/>
    <w:rsid w:val="009B3B27"/>
    <w:rsid w:val="009B5C10"/>
    <w:rsid w:val="009B5FFE"/>
    <w:rsid w:val="009B615C"/>
    <w:rsid w:val="009B62E0"/>
    <w:rsid w:val="009B62EF"/>
    <w:rsid w:val="009B63A2"/>
    <w:rsid w:val="009B688B"/>
    <w:rsid w:val="009B79E0"/>
    <w:rsid w:val="009C00F9"/>
    <w:rsid w:val="009C010F"/>
    <w:rsid w:val="009C0A49"/>
    <w:rsid w:val="009C0D1F"/>
    <w:rsid w:val="009C0E2A"/>
    <w:rsid w:val="009C1A8F"/>
    <w:rsid w:val="009C1B4C"/>
    <w:rsid w:val="009C22E4"/>
    <w:rsid w:val="009C2768"/>
    <w:rsid w:val="009C3008"/>
    <w:rsid w:val="009C3271"/>
    <w:rsid w:val="009C3347"/>
    <w:rsid w:val="009C3413"/>
    <w:rsid w:val="009C380F"/>
    <w:rsid w:val="009C38EB"/>
    <w:rsid w:val="009C3CFA"/>
    <w:rsid w:val="009C4581"/>
    <w:rsid w:val="009C46E9"/>
    <w:rsid w:val="009C4F57"/>
    <w:rsid w:val="009C51B2"/>
    <w:rsid w:val="009C5426"/>
    <w:rsid w:val="009C56D6"/>
    <w:rsid w:val="009C594B"/>
    <w:rsid w:val="009C5A3F"/>
    <w:rsid w:val="009C5A97"/>
    <w:rsid w:val="009C6327"/>
    <w:rsid w:val="009C6CAE"/>
    <w:rsid w:val="009C7098"/>
    <w:rsid w:val="009D0560"/>
    <w:rsid w:val="009D071E"/>
    <w:rsid w:val="009D0AE5"/>
    <w:rsid w:val="009D0C29"/>
    <w:rsid w:val="009D1365"/>
    <w:rsid w:val="009D16E0"/>
    <w:rsid w:val="009D2125"/>
    <w:rsid w:val="009D236C"/>
    <w:rsid w:val="009D24AB"/>
    <w:rsid w:val="009D31E3"/>
    <w:rsid w:val="009D34EC"/>
    <w:rsid w:val="009D381B"/>
    <w:rsid w:val="009D40E5"/>
    <w:rsid w:val="009D49F7"/>
    <w:rsid w:val="009D53A8"/>
    <w:rsid w:val="009D54DE"/>
    <w:rsid w:val="009D647C"/>
    <w:rsid w:val="009D713A"/>
    <w:rsid w:val="009D71B2"/>
    <w:rsid w:val="009D7239"/>
    <w:rsid w:val="009D7336"/>
    <w:rsid w:val="009D7607"/>
    <w:rsid w:val="009D787C"/>
    <w:rsid w:val="009E0D90"/>
    <w:rsid w:val="009E1EBA"/>
    <w:rsid w:val="009E2227"/>
    <w:rsid w:val="009E2403"/>
    <w:rsid w:val="009E2481"/>
    <w:rsid w:val="009E29D9"/>
    <w:rsid w:val="009E350E"/>
    <w:rsid w:val="009E3659"/>
    <w:rsid w:val="009E3667"/>
    <w:rsid w:val="009E3CCB"/>
    <w:rsid w:val="009E419A"/>
    <w:rsid w:val="009E431A"/>
    <w:rsid w:val="009E43AC"/>
    <w:rsid w:val="009E47E2"/>
    <w:rsid w:val="009E480B"/>
    <w:rsid w:val="009E4B20"/>
    <w:rsid w:val="009E50B6"/>
    <w:rsid w:val="009E5498"/>
    <w:rsid w:val="009E587D"/>
    <w:rsid w:val="009E58D4"/>
    <w:rsid w:val="009E5C46"/>
    <w:rsid w:val="009E625F"/>
    <w:rsid w:val="009E629C"/>
    <w:rsid w:val="009E64D3"/>
    <w:rsid w:val="009E656F"/>
    <w:rsid w:val="009E65CD"/>
    <w:rsid w:val="009E6F32"/>
    <w:rsid w:val="009E74D3"/>
    <w:rsid w:val="009E75F7"/>
    <w:rsid w:val="009E78B6"/>
    <w:rsid w:val="009E7D96"/>
    <w:rsid w:val="009F05AC"/>
    <w:rsid w:val="009F060C"/>
    <w:rsid w:val="009F070F"/>
    <w:rsid w:val="009F0D6F"/>
    <w:rsid w:val="009F17E4"/>
    <w:rsid w:val="009F1D7F"/>
    <w:rsid w:val="009F2241"/>
    <w:rsid w:val="009F2ACE"/>
    <w:rsid w:val="009F2AD9"/>
    <w:rsid w:val="009F31DB"/>
    <w:rsid w:val="009F35E0"/>
    <w:rsid w:val="009F3A81"/>
    <w:rsid w:val="009F40F3"/>
    <w:rsid w:val="009F42D5"/>
    <w:rsid w:val="009F5311"/>
    <w:rsid w:val="009F5590"/>
    <w:rsid w:val="009F569B"/>
    <w:rsid w:val="009F5A3D"/>
    <w:rsid w:val="009F5F83"/>
    <w:rsid w:val="009F6127"/>
    <w:rsid w:val="009F6363"/>
    <w:rsid w:val="009F64B8"/>
    <w:rsid w:val="009F67A4"/>
    <w:rsid w:val="009F6CEF"/>
    <w:rsid w:val="009F6D92"/>
    <w:rsid w:val="009F7DE2"/>
    <w:rsid w:val="00A0047B"/>
    <w:rsid w:val="00A008BF"/>
    <w:rsid w:val="00A008CE"/>
    <w:rsid w:val="00A00B03"/>
    <w:rsid w:val="00A00DF1"/>
    <w:rsid w:val="00A00E45"/>
    <w:rsid w:val="00A01082"/>
    <w:rsid w:val="00A015FD"/>
    <w:rsid w:val="00A01852"/>
    <w:rsid w:val="00A01F1B"/>
    <w:rsid w:val="00A02057"/>
    <w:rsid w:val="00A0258A"/>
    <w:rsid w:val="00A0275D"/>
    <w:rsid w:val="00A029FA"/>
    <w:rsid w:val="00A030B8"/>
    <w:rsid w:val="00A03241"/>
    <w:rsid w:val="00A0383C"/>
    <w:rsid w:val="00A03C55"/>
    <w:rsid w:val="00A03CD4"/>
    <w:rsid w:val="00A03E19"/>
    <w:rsid w:val="00A03E8E"/>
    <w:rsid w:val="00A04495"/>
    <w:rsid w:val="00A04A91"/>
    <w:rsid w:val="00A04AEA"/>
    <w:rsid w:val="00A055F3"/>
    <w:rsid w:val="00A05682"/>
    <w:rsid w:val="00A0580C"/>
    <w:rsid w:val="00A05D16"/>
    <w:rsid w:val="00A05FC4"/>
    <w:rsid w:val="00A066C0"/>
    <w:rsid w:val="00A06AE2"/>
    <w:rsid w:val="00A073CB"/>
    <w:rsid w:val="00A077F0"/>
    <w:rsid w:val="00A10EA0"/>
    <w:rsid w:val="00A10FBC"/>
    <w:rsid w:val="00A11716"/>
    <w:rsid w:val="00A117D5"/>
    <w:rsid w:val="00A11E44"/>
    <w:rsid w:val="00A124EE"/>
    <w:rsid w:val="00A12689"/>
    <w:rsid w:val="00A12C40"/>
    <w:rsid w:val="00A12DA0"/>
    <w:rsid w:val="00A13128"/>
    <w:rsid w:val="00A1313E"/>
    <w:rsid w:val="00A131D2"/>
    <w:rsid w:val="00A131DE"/>
    <w:rsid w:val="00A13B72"/>
    <w:rsid w:val="00A13F31"/>
    <w:rsid w:val="00A1415B"/>
    <w:rsid w:val="00A14977"/>
    <w:rsid w:val="00A14A3C"/>
    <w:rsid w:val="00A157C9"/>
    <w:rsid w:val="00A15846"/>
    <w:rsid w:val="00A15994"/>
    <w:rsid w:val="00A15A07"/>
    <w:rsid w:val="00A15D34"/>
    <w:rsid w:val="00A167A9"/>
    <w:rsid w:val="00A16A6D"/>
    <w:rsid w:val="00A17795"/>
    <w:rsid w:val="00A179C0"/>
    <w:rsid w:val="00A17D28"/>
    <w:rsid w:val="00A203BB"/>
    <w:rsid w:val="00A20776"/>
    <w:rsid w:val="00A20C7D"/>
    <w:rsid w:val="00A21233"/>
    <w:rsid w:val="00A2138E"/>
    <w:rsid w:val="00A22696"/>
    <w:rsid w:val="00A22CB4"/>
    <w:rsid w:val="00A22E09"/>
    <w:rsid w:val="00A23444"/>
    <w:rsid w:val="00A234C8"/>
    <w:rsid w:val="00A238B3"/>
    <w:rsid w:val="00A24326"/>
    <w:rsid w:val="00A2455A"/>
    <w:rsid w:val="00A24CBF"/>
    <w:rsid w:val="00A2549F"/>
    <w:rsid w:val="00A25716"/>
    <w:rsid w:val="00A25777"/>
    <w:rsid w:val="00A25C60"/>
    <w:rsid w:val="00A26522"/>
    <w:rsid w:val="00A2655A"/>
    <w:rsid w:val="00A269A6"/>
    <w:rsid w:val="00A26A8F"/>
    <w:rsid w:val="00A27F52"/>
    <w:rsid w:val="00A304E7"/>
    <w:rsid w:val="00A306DD"/>
    <w:rsid w:val="00A30C8D"/>
    <w:rsid w:val="00A3142D"/>
    <w:rsid w:val="00A314AE"/>
    <w:rsid w:val="00A3165B"/>
    <w:rsid w:val="00A31B27"/>
    <w:rsid w:val="00A3224F"/>
    <w:rsid w:val="00A3254F"/>
    <w:rsid w:val="00A325BD"/>
    <w:rsid w:val="00A3268A"/>
    <w:rsid w:val="00A32C63"/>
    <w:rsid w:val="00A332C4"/>
    <w:rsid w:val="00A33703"/>
    <w:rsid w:val="00A33E3B"/>
    <w:rsid w:val="00A34744"/>
    <w:rsid w:val="00A34BA2"/>
    <w:rsid w:val="00A34C54"/>
    <w:rsid w:val="00A3501C"/>
    <w:rsid w:val="00A355D9"/>
    <w:rsid w:val="00A355E8"/>
    <w:rsid w:val="00A3561E"/>
    <w:rsid w:val="00A357DC"/>
    <w:rsid w:val="00A35BCF"/>
    <w:rsid w:val="00A35CE1"/>
    <w:rsid w:val="00A35E85"/>
    <w:rsid w:val="00A36142"/>
    <w:rsid w:val="00A363F3"/>
    <w:rsid w:val="00A36745"/>
    <w:rsid w:val="00A367E3"/>
    <w:rsid w:val="00A36832"/>
    <w:rsid w:val="00A368E1"/>
    <w:rsid w:val="00A36ABD"/>
    <w:rsid w:val="00A36E31"/>
    <w:rsid w:val="00A36E73"/>
    <w:rsid w:val="00A3717F"/>
    <w:rsid w:val="00A372B4"/>
    <w:rsid w:val="00A37406"/>
    <w:rsid w:val="00A37C74"/>
    <w:rsid w:val="00A37F78"/>
    <w:rsid w:val="00A37F9A"/>
    <w:rsid w:val="00A400A5"/>
    <w:rsid w:val="00A40924"/>
    <w:rsid w:val="00A40C34"/>
    <w:rsid w:val="00A41710"/>
    <w:rsid w:val="00A41789"/>
    <w:rsid w:val="00A41B67"/>
    <w:rsid w:val="00A4215A"/>
    <w:rsid w:val="00A42A48"/>
    <w:rsid w:val="00A42A53"/>
    <w:rsid w:val="00A42C01"/>
    <w:rsid w:val="00A42E78"/>
    <w:rsid w:val="00A433A4"/>
    <w:rsid w:val="00A433F0"/>
    <w:rsid w:val="00A44487"/>
    <w:rsid w:val="00A446D2"/>
    <w:rsid w:val="00A44B05"/>
    <w:rsid w:val="00A450E4"/>
    <w:rsid w:val="00A453AB"/>
    <w:rsid w:val="00A457AA"/>
    <w:rsid w:val="00A457D9"/>
    <w:rsid w:val="00A462A3"/>
    <w:rsid w:val="00A46E49"/>
    <w:rsid w:val="00A46F7D"/>
    <w:rsid w:val="00A47111"/>
    <w:rsid w:val="00A47999"/>
    <w:rsid w:val="00A47BAA"/>
    <w:rsid w:val="00A5043A"/>
    <w:rsid w:val="00A506BB"/>
    <w:rsid w:val="00A506F4"/>
    <w:rsid w:val="00A50EF4"/>
    <w:rsid w:val="00A51003"/>
    <w:rsid w:val="00A51A4E"/>
    <w:rsid w:val="00A52FE3"/>
    <w:rsid w:val="00A53128"/>
    <w:rsid w:val="00A532C6"/>
    <w:rsid w:val="00A53513"/>
    <w:rsid w:val="00A5353E"/>
    <w:rsid w:val="00A535CE"/>
    <w:rsid w:val="00A536AA"/>
    <w:rsid w:val="00A53810"/>
    <w:rsid w:val="00A54775"/>
    <w:rsid w:val="00A55B8B"/>
    <w:rsid w:val="00A5660E"/>
    <w:rsid w:val="00A56A45"/>
    <w:rsid w:val="00A56BC7"/>
    <w:rsid w:val="00A571DE"/>
    <w:rsid w:val="00A57808"/>
    <w:rsid w:val="00A57918"/>
    <w:rsid w:val="00A60504"/>
    <w:rsid w:val="00A60545"/>
    <w:rsid w:val="00A6066A"/>
    <w:rsid w:val="00A6088F"/>
    <w:rsid w:val="00A6181E"/>
    <w:rsid w:val="00A61D35"/>
    <w:rsid w:val="00A61F31"/>
    <w:rsid w:val="00A62F4A"/>
    <w:rsid w:val="00A62F6D"/>
    <w:rsid w:val="00A63654"/>
    <w:rsid w:val="00A638DF"/>
    <w:rsid w:val="00A63C04"/>
    <w:rsid w:val="00A63D08"/>
    <w:rsid w:val="00A641EA"/>
    <w:rsid w:val="00A64337"/>
    <w:rsid w:val="00A645C6"/>
    <w:rsid w:val="00A65005"/>
    <w:rsid w:val="00A65145"/>
    <w:rsid w:val="00A652B3"/>
    <w:rsid w:val="00A65836"/>
    <w:rsid w:val="00A658A8"/>
    <w:rsid w:val="00A65BBB"/>
    <w:rsid w:val="00A66371"/>
    <w:rsid w:val="00A66C06"/>
    <w:rsid w:val="00A67353"/>
    <w:rsid w:val="00A67604"/>
    <w:rsid w:val="00A677A4"/>
    <w:rsid w:val="00A67901"/>
    <w:rsid w:val="00A67E92"/>
    <w:rsid w:val="00A70476"/>
    <w:rsid w:val="00A70803"/>
    <w:rsid w:val="00A70A3A"/>
    <w:rsid w:val="00A70D3C"/>
    <w:rsid w:val="00A70E88"/>
    <w:rsid w:val="00A7112A"/>
    <w:rsid w:val="00A71604"/>
    <w:rsid w:val="00A71CB0"/>
    <w:rsid w:val="00A723D6"/>
    <w:rsid w:val="00A72880"/>
    <w:rsid w:val="00A7299D"/>
    <w:rsid w:val="00A72A3A"/>
    <w:rsid w:val="00A72CF6"/>
    <w:rsid w:val="00A7356C"/>
    <w:rsid w:val="00A73943"/>
    <w:rsid w:val="00A73F1B"/>
    <w:rsid w:val="00A74EAE"/>
    <w:rsid w:val="00A752C6"/>
    <w:rsid w:val="00A755C1"/>
    <w:rsid w:val="00A7571D"/>
    <w:rsid w:val="00A76393"/>
    <w:rsid w:val="00A76B8C"/>
    <w:rsid w:val="00A76E95"/>
    <w:rsid w:val="00A76EA7"/>
    <w:rsid w:val="00A77372"/>
    <w:rsid w:val="00A77E77"/>
    <w:rsid w:val="00A80383"/>
    <w:rsid w:val="00A803A8"/>
    <w:rsid w:val="00A804D0"/>
    <w:rsid w:val="00A80CDC"/>
    <w:rsid w:val="00A80F58"/>
    <w:rsid w:val="00A816B6"/>
    <w:rsid w:val="00A82277"/>
    <w:rsid w:val="00A828E1"/>
    <w:rsid w:val="00A82D96"/>
    <w:rsid w:val="00A82DA9"/>
    <w:rsid w:val="00A82F36"/>
    <w:rsid w:val="00A831CD"/>
    <w:rsid w:val="00A8348F"/>
    <w:rsid w:val="00A83AC6"/>
    <w:rsid w:val="00A83BDB"/>
    <w:rsid w:val="00A83D15"/>
    <w:rsid w:val="00A8427B"/>
    <w:rsid w:val="00A849AB"/>
    <w:rsid w:val="00A84C24"/>
    <w:rsid w:val="00A85329"/>
    <w:rsid w:val="00A8575A"/>
    <w:rsid w:val="00A85801"/>
    <w:rsid w:val="00A85B2B"/>
    <w:rsid w:val="00A86131"/>
    <w:rsid w:val="00A8615F"/>
    <w:rsid w:val="00A86350"/>
    <w:rsid w:val="00A863F1"/>
    <w:rsid w:val="00A86915"/>
    <w:rsid w:val="00A86E74"/>
    <w:rsid w:val="00A86EEA"/>
    <w:rsid w:val="00A873EB"/>
    <w:rsid w:val="00A87B23"/>
    <w:rsid w:val="00A87C73"/>
    <w:rsid w:val="00A87F41"/>
    <w:rsid w:val="00A87FA0"/>
    <w:rsid w:val="00A900CD"/>
    <w:rsid w:val="00A90462"/>
    <w:rsid w:val="00A90852"/>
    <w:rsid w:val="00A90D65"/>
    <w:rsid w:val="00A90E95"/>
    <w:rsid w:val="00A91280"/>
    <w:rsid w:val="00A913B0"/>
    <w:rsid w:val="00A91812"/>
    <w:rsid w:val="00A918DD"/>
    <w:rsid w:val="00A918F6"/>
    <w:rsid w:val="00A9190F"/>
    <w:rsid w:val="00A91EC3"/>
    <w:rsid w:val="00A91EF9"/>
    <w:rsid w:val="00A91F3A"/>
    <w:rsid w:val="00A91FD9"/>
    <w:rsid w:val="00A921AA"/>
    <w:rsid w:val="00A928D9"/>
    <w:rsid w:val="00A92C3D"/>
    <w:rsid w:val="00A93150"/>
    <w:rsid w:val="00A93202"/>
    <w:rsid w:val="00A93446"/>
    <w:rsid w:val="00A93FF4"/>
    <w:rsid w:val="00A9477F"/>
    <w:rsid w:val="00A9579E"/>
    <w:rsid w:val="00A95958"/>
    <w:rsid w:val="00A9625B"/>
    <w:rsid w:val="00A963AC"/>
    <w:rsid w:val="00A964E9"/>
    <w:rsid w:val="00A96546"/>
    <w:rsid w:val="00A966EE"/>
    <w:rsid w:val="00A96DEC"/>
    <w:rsid w:val="00A9778A"/>
    <w:rsid w:val="00A97F2C"/>
    <w:rsid w:val="00AA0725"/>
    <w:rsid w:val="00AA1289"/>
    <w:rsid w:val="00AA1305"/>
    <w:rsid w:val="00AA1960"/>
    <w:rsid w:val="00AA205E"/>
    <w:rsid w:val="00AA24AC"/>
    <w:rsid w:val="00AA24E1"/>
    <w:rsid w:val="00AA279A"/>
    <w:rsid w:val="00AA3383"/>
    <w:rsid w:val="00AA381D"/>
    <w:rsid w:val="00AA3A16"/>
    <w:rsid w:val="00AA3CF7"/>
    <w:rsid w:val="00AA5749"/>
    <w:rsid w:val="00AA5A52"/>
    <w:rsid w:val="00AA5CF2"/>
    <w:rsid w:val="00AA5F66"/>
    <w:rsid w:val="00AA6212"/>
    <w:rsid w:val="00AA66A0"/>
    <w:rsid w:val="00AA6C47"/>
    <w:rsid w:val="00AA6C72"/>
    <w:rsid w:val="00AA7258"/>
    <w:rsid w:val="00AA73D5"/>
    <w:rsid w:val="00AA742D"/>
    <w:rsid w:val="00AA7C20"/>
    <w:rsid w:val="00AA7C9C"/>
    <w:rsid w:val="00AB0366"/>
    <w:rsid w:val="00AB09C5"/>
    <w:rsid w:val="00AB0AC5"/>
    <w:rsid w:val="00AB10A8"/>
    <w:rsid w:val="00AB1F8F"/>
    <w:rsid w:val="00AB2018"/>
    <w:rsid w:val="00AB25DE"/>
    <w:rsid w:val="00AB337B"/>
    <w:rsid w:val="00AB39EE"/>
    <w:rsid w:val="00AB3B48"/>
    <w:rsid w:val="00AB421F"/>
    <w:rsid w:val="00AB430E"/>
    <w:rsid w:val="00AB4396"/>
    <w:rsid w:val="00AB4405"/>
    <w:rsid w:val="00AB508B"/>
    <w:rsid w:val="00AB51C2"/>
    <w:rsid w:val="00AB59D0"/>
    <w:rsid w:val="00AB6612"/>
    <w:rsid w:val="00AB6CC3"/>
    <w:rsid w:val="00AB71B7"/>
    <w:rsid w:val="00AB79C9"/>
    <w:rsid w:val="00AC0329"/>
    <w:rsid w:val="00AC06EB"/>
    <w:rsid w:val="00AC084F"/>
    <w:rsid w:val="00AC0A77"/>
    <w:rsid w:val="00AC0DDA"/>
    <w:rsid w:val="00AC10F4"/>
    <w:rsid w:val="00AC1B77"/>
    <w:rsid w:val="00AC1F14"/>
    <w:rsid w:val="00AC209B"/>
    <w:rsid w:val="00AC3157"/>
    <w:rsid w:val="00AC339E"/>
    <w:rsid w:val="00AC3C16"/>
    <w:rsid w:val="00AC437C"/>
    <w:rsid w:val="00AC480B"/>
    <w:rsid w:val="00AC4D02"/>
    <w:rsid w:val="00AC4DC3"/>
    <w:rsid w:val="00AC5502"/>
    <w:rsid w:val="00AC5D0F"/>
    <w:rsid w:val="00AC5F6D"/>
    <w:rsid w:val="00AC60EA"/>
    <w:rsid w:val="00AC66C6"/>
    <w:rsid w:val="00AC6A17"/>
    <w:rsid w:val="00AC6CD6"/>
    <w:rsid w:val="00AC73C6"/>
    <w:rsid w:val="00AC740D"/>
    <w:rsid w:val="00AC74E7"/>
    <w:rsid w:val="00AC75B9"/>
    <w:rsid w:val="00AC7DFE"/>
    <w:rsid w:val="00AD00BA"/>
    <w:rsid w:val="00AD025A"/>
    <w:rsid w:val="00AD1425"/>
    <w:rsid w:val="00AD157C"/>
    <w:rsid w:val="00AD1D0E"/>
    <w:rsid w:val="00AD2113"/>
    <w:rsid w:val="00AD301F"/>
    <w:rsid w:val="00AD32F5"/>
    <w:rsid w:val="00AD43B3"/>
    <w:rsid w:val="00AD44C2"/>
    <w:rsid w:val="00AD4561"/>
    <w:rsid w:val="00AD51D1"/>
    <w:rsid w:val="00AD52F8"/>
    <w:rsid w:val="00AD6201"/>
    <w:rsid w:val="00AD6365"/>
    <w:rsid w:val="00AD68AD"/>
    <w:rsid w:val="00AD7321"/>
    <w:rsid w:val="00AD7911"/>
    <w:rsid w:val="00AD7A6A"/>
    <w:rsid w:val="00AD7A74"/>
    <w:rsid w:val="00AD7F11"/>
    <w:rsid w:val="00AE00A2"/>
    <w:rsid w:val="00AE04F5"/>
    <w:rsid w:val="00AE061A"/>
    <w:rsid w:val="00AE0A00"/>
    <w:rsid w:val="00AE0BB1"/>
    <w:rsid w:val="00AE0E80"/>
    <w:rsid w:val="00AE178E"/>
    <w:rsid w:val="00AE28E6"/>
    <w:rsid w:val="00AE3120"/>
    <w:rsid w:val="00AE332E"/>
    <w:rsid w:val="00AE34E0"/>
    <w:rsid w:val="00AE42E5"/>
    <w:rsid w:val="00AE47B9"/>
    <w:rsid w:val="00AE4ACD"/>
    <w:rsid w:val="00AE4BD3"/>
    <w:rsid w:val="00AE4BD6"/>
    <w:rsid w:val="00AE4FC6"/>
    <w:rsid w:val="00AE5A00"/>
    <w:rsid w:val="00AE5F43"/>
    <w:rsid w:val="00AE5F96"/>
    <w:rsid w:val="00AE628C"/>
    <w:rsid w:val="00AE6A4B"/>
    <w:rsid w:val="00AE7216"/>
    <w:rsid w:val="00AF03A1"/>
    <w:rsid w:val="00AF0900"/>
    <w:rsid w:val="00AF0ACE"/>
    <w:rsid w:val="00AF0B5A"/>
    <w:rsid w:val="00AF1B05"/>
    <w:rsid w:val="00AF1C4B"/>
    <w:rsid w:val="00AF1D8C"/>
    <w:rsid w:val="00AF210F"/>
    <w:rsid w:val="00AF2AB7"/>
    <w:rsid w:val="00AF2AD1"/>
    <w:rsid w:val="00AF3EB9"/>
    <w:rsid w:val="00AF3F36"/>
    <w:rsid w:val="00AF404E"/>
    <w:rsid w:val="00AF448B"/>
    <w:rsid w:val="00AF4C06"/>
    <w:rsid w:val="00AF4D70"/>
    <w:rsid w:val="00AF50DA"/>
    <w:rsid w:val="00AF5718"/>
    <w:rsid w:val="00AF5E1C"/>
    <w:rsid w:val="00AF6757"/>
    <w:rsid w:val="00AF700F"/>
    <w:rsid w:val="00AF7045"/>
    <w:rsid w:val="00AF713F"/>
    <w:rsid w:val="00B0016F"/>
    <w:rsid w:val="00B00330"/>
    <w:rsid w:val="00B0074D"/>
    <w:rsid w:val="00B00804"/>
    <w:rsid w:val="00B00B31"/>
    <w:rsid w:val="00B00EBD"/>
    <w:rsid w:val="00B016E1"/>
    <w:rsid w:val="00B029B7"/>
    <w:rsid w:val="00B03477"/>
    <w:rsid w:val="00B03594"/>
    <w:rsid w:val="00B03C22"/>
    <w:rsid w:val="00B03CFD"/>
    <w:rsid w:val="00B04577"/>
    <w:rsid w:val="00B04BCD"/>
    <w:rsid w:val="00B04E08"/>
    <w:rsid w:val="00B04F2A"/>
    <w:rsid w:val="00B05655"/>
    <w:rsid w:val="00B058C1"/>
    <w:rsid w:val="00B05A64"/>
    <w:rsid w:val="00B063C6"/>
    <w:rsid w:val="00B0663B"/>
    <w:rsid w:val="00B06821"/>
    <w:rsid w:val="00B06AD5"/>
    <w:rsid w:val="00B071D4"/>
    <w:rsid w:val="00B07543"/>
    <w:rsid w:val="00B0773B"/>
    <w:rsid w:val="00B07D32"/>
    <w:rsid w:val="00B102EA"/>
    <w:rsid w:val="00B10A18"/>
    <w:rsid w:val="00B10C18"/>
    <w:rsid w:val="00B11BED"/>
    <w:rsid w:val="00B127E6"/>
    <w:rsid w:val="00B12A1E"/>
    <w:rsid w:val="00B13CC7"/>
    <w:rsid w:val="00B13F7C"/>
    <w:rsid w:val="00B14156"/>
    <w:rsid w:val="00B144C3"/>
    <w:rsid w:val="00B14C7A"/>
    <w:rsid w:val="00B14E40"/>
    <w:rsid w:val="00B1517B"/>
    <w:rsid w:val="00B15B74"/>
    <w:rsid w:val="00B163C0"/>
    <w:rsid w:val="00B16480"/>
    <w:rsid w:val="00B16852"/>
    <w:rsid w:val="00B16A90"/>
    <w:rsid w:val="00B16CCD"/>
    <w:rsid w:val="00B1753D"/>
    <w:rsid w:val="00B17B54"/>
    <w:rsid w:val="00B20E02"/>
    <w:rsid w:val="00B2186B"/>
    <w:rsid w:val="00B21FC2"/>
    <w:rsid w:val="00B2295A"/>
    <w:rsid w:val="00B233DB"/>
    <w:rsid w:val="00B2357F"/>
    <w:rsid w:val="00B238F4"/>
    <w:rsid w:val="00B245D1"/>
    <w:rsid w:val="00B24ADA"/>
    <w:rsid w:val="00B24C44"/>
    <w:rsid w:val="00B252F0"/>
    <w:rsid w:val="00B25A1C"/>
    <w:rsid w:val="00B26082"/>
    <w:rsid w:val="00B265C9"/>
    <w:rsid w:val="00B26AFB"/>
    <w:rsid w:val="00B26F93"/>
    <w:rsid w:val="00B270A4"/>
    <w:rsid w:val="00B2715F"/>
    <w:rsid w:val="00B271C6"/>
    <w:rsid w:val="00B278B1"/>
    <w:rsid w:val="00B27E55"/>
    <w:rsid w:val="00B27E96"/>
    <w:rsid w:val="00B307AC"/>
    <w:rsid w:val="00B3088B"/>
    <w:rsid w:val="00B3089B"/>
    <w:rsid w:val="00B30A27"/>
    <w:rsid w:val="00B30C37"/>
    <w:rsid w:val="00B30D55"/>
    <w:rsid w:val="00B3104E"/>
    <w:rsid w:val="00B31810"/>
    <w:rsid w:val="00B319B7"/>
    <w:rsid w:val="00B31FA9"/>
    <w:rsid w:val="00B32036"/>
    <w:rsid w:val="00B330B9"/>
    <w:rsid w:val="00B3326B"/>
    <w:rsid w:val="00B3348D"/>
    <w:rsid w:val="00B334A7"/>
    <w:rsid w:val="00B3364E"/>
    <w:rsid w:val="00B33FC0"/>
    <w:rsid w:val="00B34A5C"/>
    <w:rsid w:val="00B35060"/>
    <w:rsid w:val="00B3584D"/>
    <w:rsid w:val="00B35A2E"/>
    <w:rsid w:val="00B35ED8"/>
    <w:rsid w:val="00B36266"/>
    <w:rsid w:val="00B362B2"/>
    <w:rsid w:val="00B363F6"/>
    <w:rsid w:val="00B369C3"/>
    <w:rsid w:val="00B3748F"/>
    <w:rsid w:val="00B377C7"/>
    <w:rsid w:val="00B379A7"/>
    <w:rsid w:val="00B37A53"/>
    <w:rsid w:val="00B37D76"/>
    <w:rsid w:val="00B40583"/>
    <w:rsid w:val="00B409CC"/>
    <w:rsid w:val="00B40D89"/>
    <w:rsid w:val="00B40DA3"/>
    <w:rsid w:val="00B411D4"/>
    <w:rsid w:val="00B41A9B"/>
    <w:rsid w:val="00B41BF7"/>
    <w:rsid w:val="00B41E6F"/>
    <w:rsid w:val="00B420FA"/>
    <w:rsid w:val="00B42568"/>
    <w:rsid w:val="00B42B5B"/>
    <w:rsid w:val="00B42C27"/>
    <w:rsid w:val="00B43651"/>
    <w:rsid w:val="00B44904"/>
    <w:rsid w:val="00B44C3D"/>
    <w:rsid w:val="00B4530A"/>
    <w:rsid w:val="00B45313"/>
    <w:rsid w:val="00B45538"/>
    <w:rsid w:val="00B45551"/>
    <w:rsid w:val="00B455DE"/>
    <w:rsid w:val="00B45898"/>
    <w:rsid w:val="00B45E30"/>
    <w:rsid w:val="00B45FB5"/>
    <w:rsid w:val="00B46002"/>
    <w:rsid w:val="00B46018"/>
    <w:rsid w:val="00B46508"/>
    <w:rsid w:val="00B46E67"/>
    <w:rsid w:val="00B47479"/>
    <w:rsid w:val="00B47565"/>
    <w:rsid w:val="00B47732"/>
    <w:rsid w:val="00B47E50"/>
    <w:rsid w:val="00B50685"/>
    <w:rsid w:val="00B50904"/>
    <w:rsid w:val="00B50B2D"/>
    <w:rsid w:val="00B513B5"/>
    <w:rsid w:val="00B51711"/>
    <w:rsid w:val="00B51B73"/>
    <w:rsid w:val="00B51BF4"/>
    <w:rsid w:val="00B51FE4"/>
    <w:rsid w:val="00B52302"/>
    <w:rsid w:val="00B52F9A"/>
    <w:rsid w:val="00B530DE"/>
    <w:rsid w:val="00B5370F"/>
    <w:rsid w:val="00B539D5"/>
    <w:rsid w:val="00B53E5D"/>
    <w:rsid w:val="00B5405C"/>
    <w:rsid w:val="00B54224"/>
    <w:rsid w:val="00B5427A"/>
    <w:rsid w:val="00B54955"/>
    <w:rsid w:val="00B552D9"/>
    <w:rsid w:val="00B554E9"/>
    <w:rsid w:val="00B5567D"/>
    <w:rsid w:val="00B55C97"/>
    <w:rsid w:val="00B55D51"/>
    <w:rsid w:val="00B55E3C"/>
    <w:rsid w:val="00B560B8"/>
    <w:rsid w:val="00B562AF"/>
    <w:rsid w:val="00B56501"/>
    <w:rsid w:val="00B56D39"/>
    <w:rsid w:val="00B5721E"/>
    <w:rsid w:val="00B57638"/>
    <w:rsid w:val="00B5769E"/>
    <w:rsid w:val="00B57CCF"/>
    <w:rsid w:val="00B57EFE"/>
    <w:rsid w:val="00B60242"/>
    <w:rsid w:val="00B60268"/>
    <w:rsid w:val="00B605D6"/>
    <w:rsid w:val="00B605FF"/>
    <w:rsid w:val="00B6075A"/>
    <w:rsid w:val="00B6093F"/>
    <w:rsid w:val="00B60F72"/>
    <w:rsid w:val="00B611AC"/>
    <w:rsid w:val="00B61C9A"/>
    <w:rsid w:val="00B61CD7"/>
    <w:rsid w:val="00B6214D"/>
    <w:rsid w:val="00B621F2"/>
    <w:rsid w:val="00B62467"/>
    <w:rsid w:val="00B62B46"/>
    <w:rsid w:val="00B62ECE"/>
    <w:rsid w:val="00B62FA8"/>
    <w:rsid w:val="00B63942"/>
    <w:rsid w:val="00B63979"/>
    <w:rsid w:val="00B646FF"/>
    <w:rsid w:val="00B64FB3"/>
    <w:rsid w:val="00B65227"/>
    <w:rsid w:val="00B652BF"/>
    <w:rsid w:val="00B65363"/>
    <w:rsid w:val="00B655F1"/>
    <w:rsid w:val="00B658F3"/>
    <w:rsid w:val="00B66E38"/>
    <w:rsid w:val="00B678A9"/>
    <w:rsid w:val="00B706D2"/>
    <w:rsid w:val="00B70F4E"/>
    <w:rsid w:val="00B716F1"/>
    <w:rsid w:val="00B717A2"/>
    <w:rsid w:val="00B719B4"/>
    <w:rsid w:val="00B71B0A"/>
    <w:rsid w:val="00B72D3F"/>
    <w:rsid w:val="00B72FBB"/>
    <w:rsid w:val="00B73452"/>
    <w:rsid w:val="00B73E83"/>
    <w:rsid w:val="00B745AF"/>
    <w:rsid w:val="00B74CA8"/>
    <w:rsid w:val="00B74CD8"/>
    <w:rsid w:val="00B75063"/>
    <w:rsid w:val="00B75153"/>
    <w:rsid w:val="00B75A10"/>
    <w:rsid w:val="00B75ADE"/>
    <w:rsid w:val="00B75F5B"/>
    <w:rsid w:val="00B75FEF"/>
    <w:rsid w:val="00B76005"/>
    <w:rsid w:val="00B76193"/>
    <w:rsid w:val="00B76BEC"/>
    <w:rsid w:val="00B76C88"/>
    <w:rsid w:val="00B76D96"/>
    <w:rsid w:val="00B76E83"/>
    <w:rsid w:val="00B77776"/>
    <w:rsid w:val="00B779C6"/>
    <w:rsid w:val="00B77A70"/>
    <w:rsid w:val="00B801BD"/>
    <w:rsid w:val="00B802D3"/>
    <w:rsid w:val="00B814C2"/>
    <w:rsid w:val="00B815F2"/>
    <w:rsid w:val="00B81867"/>
    <w:rsid w:val="00B81AF9"/>
    <w:rsid w:val="00B82933"/>
    <w:rsid w:val="00B82AD3"/>
    <w:rsid w:val="00B82DB9"/>
    <w:rsid w:val="00B830D6"/>
    <w:rsid w:val="00B83480"/>
    <w:rsid w:val="00B835F7"/>
    <w:rsid w:val="00B837DE"/>
    <w:rsid w:val="00B84603"/>
    <w:rsid w:val="00B84B17"/>
    <w:rsid w:val="00B84C4C"/>
    <w:rsid w:val="00B84EA1"/>
    <w:rsid w:val="00B84F51"/>
    <w:rsid w:val="00B851A1"/>
    <w:rsid w:val="00B851F3"/>
    <w:rsid w:val="00B8545D"/>
    <w:rsid w:val="00B8591A"/>
    <w:rsid w:val="00B85C83"/>
    <w:rsid w:val="00B85CE9"/>
    <w:rsid w:val="00B85FB8"/>
    <w:rsid w:val="00B85FF0"/>
    <w:rsid w:val="00B860B5"/>
    <w:rsid w:val="00B876A0"/>
    <w:rsid w:val="00B87781"/>
    <w:rsid w:val="00B87D47"/>
    <w:rsid w:val="00B90123"/>
    <w:rsid w:val="00B90297"/>
    <w:rsid w:val="00B90E53"/>
    <w:rsid w:val="00B90F1A"/>
    <w:rsid w:val="00B91520"/>
    <w:rsid w:val="00B917B1"/>
    <w:rsid w:val="00B91B86"/>
    <w:rsid w:val="00B91F79"/>
    <w:rsid w:val="00B928F5"/>
    <w:rsid w:val="00B92DFB"/>
    <w:rsid w:val="00B92E1A"/>
    <w:rsid w:val="00B92FCD"/>
    <w:rsid w:val="00B93370"/>
    <w:rsid w:val="00B93862"/>
    <w:rsid w:val="00B945BE"/>
    <w:rsid w:val="00B94F6C"/>
    <w:rsid w:val="00B95225"/>
    <w:rsid w:val="00B95578"/>
    <w:rsid w:val="00B9593B"/>
    <w:rsid w:val="00B96DF7"/>
    <w:rsid w:val="00B97482"/>
    <w:rsid w:val="00B979F1"/>
    <w:rsid w:val="00BA00D6"/>
    <w:rsid w:val="00BA03BD"/>
    <w:rsid w:val="00BA046A"/>
    <w:rsid w:val="00BA0492"/>
    <w:rsid w:val="00BA0506"/>
    <w:rsid w:val="00BA0984"/>
    <w:rsid w:val="00BA0B5A"/>
    <w:rsid w:val="00BA0F66"/>
    <w:rsid w:val="00BA135E"/>
    <w:rsid w:val="00BA15AF"/>
    <w:rsid w:val="00BA163C"/>
    <w:rsid w:val="00BA184D"/>
    <w:rsid w:val="00BA197C"/>
    <w:rsid w:val="00BA248D"/>
    <w:rsid w:val="00BA25CA"/>
    <w:rsid w:val="00BA2D79"/>
    <w:rsid w:val="00BA2F75"/>
    <w:rsid w:val="00BA397D"/>
    <w:rsid w:val="00BA3A4A"/>
    <w:rsid w:val="00BA3BCC"/>
    <w:rsid w:val="00BA3F25"/>
    <w:rsid w:val="00BA3F8A"/>
    <w:rsid w:val="00BA44D1"/>
    <w:rsid w:val="00BA4C2F"/>
    <w:rsid w:val="00BA5451"/>
    <w:rsid w:val="00BA54A6"/>
    <w:rsid w:val="00BA58A5"/>
    <w:rsid w:val="00BA59D8"/>
    <w:rsid w:val="00BA5AFF"/>
    <w:rsid w:val="00BA5BB4"/>
    <w:rsid w:val="00BA684A"/>
    <w:rsid w:val="00BA6949"/>
    <w:rsid w:val="00BA6BBC"/>
    <w:rsid w:val="00BA6E3A"/>
    <w:rsid w:val="00BA6FEC"/>
    <w:rsid w:val="00BA70E6"/>
    <w:rsid w:val="00BA7963"/>
    <w:rsid w:val="00BB05C2"/>
    <w:rsid w:val="00BB0938"/>
    <w:rsid w:val="00BB09C1"/>
    <w:rsid w:val="00BB0CFD"/>
    <w:rsid w:val="00BB10A7"/>
    <w:rsid w:val="00BB154B"/>
    <w:rsid w:val="00BB159C"/>
    <w:rsid w:val="00BB15EE"/>
    <w:rsid w:val="00BB1B8D"/>
    <w:rsid w:val="00BB244D"/>
    <w:rsid w:val="00BB2801"/>
    <w:rsid w:val="00BB3164"/>
    <w:rsid w:val="00BB3227"/>
    <w:rsid w:val="00BB3372"/>
    <w:rsid w:val="00BB3969"/>
    <w:rsid w:val="00BB3AB6"/>
    <w:rsid w:val="00BB3DA4"/>
    <w:rsid w:val="00BB3E84"/>
    <w:rsid w:val="00BB44CB"/>
    <w:rsid w:val="00BB4923"/>
    <w:rsid w:val="00BB532C"/>
    <w:rsid w:val="00BB5AEE"/>
    <w:rsid w:val="00BB63D5"/>
    <w:rsid w:val="00BB645D"/>
    <w:rsid w:val="00BB6B2E"/>
    <w:rsid w:val="00BB6C1A"/>
    <w:rsid w:val="00BB6D94"/>
    <w:rsid w:val="00BB6E02"/>
    <w:rsid w:val="00BB78E3"/>
    <w:rsid w:val="00BB7A45"/>
    <w:rsid w:val="00BB7E53"/>
    <w:rsid w:val="00BC05C7"/>
    <w:rsid w:val="00BC06DC"/>
    <w:rsid w:val="00BC0840"/>
    <w:rsid w:val="00BC0B21"/>
    <w:rsid w:val="00BC0BB1"/>
    <w:rsid w:val="00BC0FA2"/>
    <w:rsid w:val="00BC0FAD"/>
    <w:rsid w:val="00BC1089"/>
    <w:rsid w:val="00BC10B1"/>
    <w:rsid w:val="00BC1366"/>
    <w:rsid w:val="00BC1442"/>
    <w:rsid w:val="00BC188C"/>
    <w:rsid w:val="00BC1D33"/>
    <w:rsid w:val="00BC267E"/>
    <w:rsid w:val="00BC343A"/>
    <w:rsid w:val="00BC44AE"/>
    <w:rsid w:val="00BC4C36"/>
    <w:rsid w:val="00BC528F"/>
    <w:rsid w:val="00BC53A7"/>
    <w:rsid w:val="00BC5488"/>
    <w:rsid w:val="00BC5545"/>
    <w:rsid w:val="00BC57AE"/>
    <w:rsid w:val="00BC6641"/>
    <w:rsid w:val="00BC67AC"/>
    <w:rsid w:val="00BC6F3C"/>
    <w:rsid w:val="00BC7C37"/>
    <w:rsid w:val="00BC7FA5"/>
    <w:rsid w:val="00BD0D30"/>
    <w:rsid w:val="00BD14EC"/>
    <w:rsid w:val="00BD17D1"/>
    <w:rsid w:val="00BD334B"/>
    <w:rsid w:val="00BD3424"/>
    <w:rsid w:val="00BD3453"/>
    <w:rsid w:val="00BD3D61"/>
    <w:rsid w:val="00BD3F31"/>
    <w:rsid w:val="00BD4100"/>
    <w:rsid w:val="00BD46E9"/>
    <w:rsid w:val="00BD4747"/>
    <w:rsid w:val="00BD502B"/>
    <w:rsid w:val="00BD55D4"/>
    <w:rsid w:val="00BD56E7"/>
    <w:rsid w:val="00BD59EA"/>
    <w:rsid w:val="00BD5E69"/>
    <w:rsid w:val="00BD6390"/>
    <w:rsid w:val="00BD6AAC"/>
    <w:rsid w:val="00BD6C0E"/>
    <w:rsid w:val="00BD771A"/>
    <w:rsid w:val="00BD7B0F"/>
    <w:rsid w:val="00BD7F88"/>
    <w:rsid w:val="00BD7F96"/>
    <w:rsid w:val="00BE007B"/>
    <w:rsid w:val="00BE0597"/>
    <w:rsid w:val="00BE0638"/>
    <w:rsid w:val="00BE1189"/>
    <w:rsid w:val="00BE1987"/>
    <w:rsid w:val="00BE2007"/>
    <w:rsid w:val="00BE2BDB"/>
    <w:rsid w:val="00BE2D6C"/>
    <w:rsid w:val="00BE3340"/>
    <w:rsid w:val="00BE3449"/>
    <w:rsid w:val="00BE364A"/>
    <w:rsid w:val="00BE4385"/>
    <w:rsid w:val="00BE49F1"/>
    <w:rsid w:val="00BE4DF9"/>
    <w:rsid w:val="00BE535F"/>
    <w:rsid w:val="00BE5375"/>
    <w:rsid w:val="00BE5443"/>
    <w:rsid w:val="00BE5DEE"/>
    <w:rsid w:val="00BE5E87"/>
    <w:rsid w:val="00BE6027"/>
    <w:rsid w:val="00BE64DA"/>
    <w:rsid w:val="00BE68A7"/>
    <w:rsid w:val="00BE6A12"/>
    <w:rsid w:val="00BE6AFC"/>
    <w:rsid w:val="00BE7039"/>
    <w:rsid w:val="00BE76F3"/>
    <w:rsid w:val="00BF09A0"/>
    <w:rsid w:val="00BF0AE5"/>
    <w:rsid w:val="00BF0B6C"/>
    <w:rsid w:val="00BF0C68"/>
    <w:rsid w:val="00BF14BB"/>
    <w:rsid w:val="00BF1755"/>
    <w:rsid w:val="00BF1862"/>
    <w:rsid w:val="00BF1F4C"/>
    <w:rsid w:val="00BF24F8"/>
    <w:rsid w:val="00BF283D"/>
    <w:rsid w:val="00BF3715"/>
    <w:rsid w:val="00BF3D7B"/>
    <w:rsid w:val="00BF4019"/>
    <w:rsid w:val="00BF4A12"/>
    <w:rsid w:val="00BF5BE7"/>
    <w:rsid w:val="00BF5CDB"/>
    <w:rsid w:val="00BF6CFB"/>
    <w:rsid w:val="00BF733B"/>
    <w:rsid w:val="00BF76E1"/>
    <w:rsid w:val="00BF7C3C"/>
    <w:rsid w:val="00BF7EBB"/>
    <w:rsid w:val="00C003AC"/>
    <w:rsid w:val="00C004A3"/>
    <w:rsid w:val="00C0050E"/>
    <w:rsid w:val="00C0092A"/>
    <w:rsid w:val="00C00B9C"/>
    <w:rsid w:val="00C00CCB"/>
    <w:rsid w:val="00C01121"/>
    <w:rsid w:val="00C0135D"/>
    <w:rsid w:val="00C02305"/>
    <w:rsid w:val="00C02721"/>
    <w:rsid w:val="00C02868"/>
    <w:rsid w:val="00C0344D"/>
    <w:rsid w:val="00C038FD"/>
    <w:rsid w:val="00C03CDE"/>
    <w:rsid w:val="00C03E8C"/>
    <w:rsid w:val="00C03F68"/>
    <w:rsid w:val="00C04025"/>
    <w:rsid w:val="00C0457D"/>
    <w:rsid w:val="00C04867"/>
    <w:rsid w:val="00C04A05"/>
    <w:rsid w:val="00C04BB7"/>
    <w:rsid w:val="00C04DE1"/>
    <w:rsid w:val="00C05185"/>
    <w:rsid w:val="00C05493"/>
    <w:rsid w:val="00C05765"/>
    <w:rsid w:val="00C05F4A"/>
    <w:rsid w:val="00C06198"/>
    <w:rsid w:val="00C069EB"/>
    <w:rsid w:val="00C07274"/>
    <w:rsid w:val="00C0793A"/>
    <w:rsid w:val="00C07E82"/>
    <w:rsid w:val="00C07FC1"/>
    <w:rsid w:val="00C1054A"/>
    <w:rsid w:val="00C113DB"/>
    <w:rsid w:val="00C11BF8"/>
    <w:rsid w:val="00C12581"/>
    <w:rsid w:val="00C125A2"/>
    <w:rsid w:val="00C12891"/>
    <w:rsid w:val="00C12A5C"/>
    <w:rsid w:val="00C12D16"/>
    <w:rsid w:val="00C130FD"/>
    <w:rsid w:val="00C13793"/>
    <w:rsid w:val="00C138BE"/>
    <w:rsid w:val="00C140CC"/>
    <w:rsid w:val="00C140DB"/>
    <w:rsid w:val="00C14693"/>
    <w:rsid w:val="00C14C06"/>
    <w:rsid w:val="00C14DBF"/>
    <w:rsid w:val="00C14EDA"/>
    <w:rsid w:val="00C15560"/>
    <w:rsid w:val="00C15739"/>
    <w:rsid w:val="00C15959"/>
    <w:rsid w:val="00C15AC0"/>
    <w:rsid w:val="00C16759"/>
    <w:rsid w:val="00C16A12"/>
    <w:rsid w:val="00C16A9B"/>
    <w:rsid w:val="00C16E88"/>
    <w:rsid w:val="00C174C4"/>
    <w:rsid w:val="00C17529"/>
    <w:rsid w:val="00C177CA"/>
    <w:rsid w:val="00C17F09"/>
    <w:rsid w:val="00C2017D"/>
    <w:rsid w:val="00C202AA"/>
    <w:rsid w:val="00C20C96"/>
    <w:rsid w:val="00C21337"/>
    <w:rsid w:val="00C2134F"/>
    <w:rsid w:val="00C215AF"/>
    <w:rsid w:val="00C21A54"/>
    <w:rsid w:val="00C21E13"/>
    <w:rsid w:val="00C2212B"/>
    <w:rsid w:val="00C22C12"/>
    <w:rsid w:val="00C22CD6"/>
    <w:rsid w:val="00C22E17"/>
    <w:rsid w:val="00C22F1C"/>
    <w:rsid w:val="00C2363A"/>
    <w:rsid w:val="00C2372B"/>
    <w:rsid w:val="00C23A48"/>
    <w:rsid w:val="00C23BD7"/>
    <w:rsid w:val="00C23C46"/>
    <w:rsid w:val="00C2430C"/>
    <w:rsid w:val="00C2480F"/>
    <w:rsid w:val="00C24933"/>
    <w:rsid w:val="00C2498E"/>
    <w:rsid w:val="00C250B1"/>
    <w:rsid w:val="00C2516B"/>
    <w:rsid w:val="00C25432"/>
    <w:rsid w:val="00C2548C"/>
    <w:rsid w:val="00C254B1"/>
    <w:rsid w:val="00C257E6"/>
    <w:rsid w:val="00C262DC"/>
    <w:rsid w:val="00C2664E"/>
    <w:rsid w:val="00C268C7"/>
    <w:rsid w:val="00C27291"/>
    <w:rsid w:val="00C27624"/>
    <w:rsid w:val="00C27F53"/>
    <w:rsid w:val="00C30996"/>
    <w:rsid w:val="00C31001"/>
    <w:rsid w:val="00C32179"/>
    <w:rsid w:val="00C32B62"/>
    <w:rsid w:val="00C32D64"/>
    <w:rsid w:val="00C3304F"/>
    <w:rsid w:val="00C33D1A"/>
    <w:rsid w:val="00C34018"/>
    <w:rsid w:val="00C35595"/>
    <w:rsid w:val="00C356C0"/>
    <w:rsid w:val="00C3594C"/>
    <w:rsid w:val="00C35F0D"/>
    <w:rsid w:val="00C360E4"/>
    <w:rsid w:val="00C36417"/>
    <w:rsid w:val="00C367F2"/>
    <w:rsid w:val="00C36FB6"/>
    <w:rsid w:val="00C374AC"/>
    <w:rsid w:val="00C37652"/>
    <w:rsid w:val="00C37B47"/>
    <w:rsid w:val="00C400F2"/>
    <w:rsid w:val="00C40AE9"/>
    <w:rsid w:val="00C41840"/>
    <w:rsid w:val="00C41897"/>
    <w:rsid w:val="00C4298D"/>
    <w:rsid w:val="00C429B4"/>
    <w:rsid w:val="00C430FE"/>
    <w:rsid w:val="00C431E6"/>
    <w:rsid w:val="00C43779"/>
    <w:rsid w:val="00C438B2"/>
    <w:rsid w:val="00C447DF"/>
    <w:rsid w:val="00C44850"/>
    <w:rsid w:val="00C45374"/>
    <w:rsid w:val="00C45403"/>
    <w:rsid w:val="00C45B7D"/>
    <w:rsid w:val="00C46085"/>
    <w:rsid w:val="00C46431"/>
    <w:rsid w:val="00C467F5"/>
    <w:rsid w:val="00C4686C"/>
    <w:rsid w:val="00C46AE9"/>
    <w:rsid w:val="00C46EAE"/>
    <w:rsid w:val="00C46F50"/>
    <w:rsid w:val="00C50129"/>
    <w:rsid w:val="00C50475"/>
    <w:rsid w:val="00C50A49"/>
    <w:rsid w:val="00C50C88"/>
    <w:rsid w:val="00C50CCB"/>
    <w:rsid w:val="00C50FFD"/>
    <w:rsid w:val="00C51720"/>
    <w:rsid w:val="00C51BD1"/>
    <w:rsid w:val="00C51E4A"/>
    <w:rsid w:val="00C5267F"/>
    <w:rsid w:val="00C52BCD"/>
    <w:rsid w:val="00C52DBE"/>
    <w:rsid w:val="00C53C89"/>
    <w:rsid w:val="00C543BA"/>
    <w:rsid w:val="00C54959"/>
    <w:rsid w:val="00C54FCB"/>
    <w:rsid w:val="00C5546C"/>
    <w:rsid w:val="00C55906"/>
    <w:rsid w:val="00C56106"/>
    <w:rsid w:val="00C56A87"/>
    <w:rsid w:val="00C5745B"/>
    <w:rsid w:val="00C57898"/>
    <w:rsid w:val="00C57C0C"/>
    <w:rsid w:val="00C57FFB"/>
    <w:rsid w:val="00C605B8"/>
    <w:rsid w:val="00C60F4E"/>
    <w:rsid w:val="00C61573"/>
    <w:rsid w:val="00C6196A"/>
    <w:rsid w:val="00C61F48"/>
    <w:rsid w:val="00C624A1"/>
    <w:rsid w:val="00C62564"/>
    <w:rsid w:val="00C626AE"/>
    <w:rsid w:val="00C6296A"/>
    <w:rsid w:val="00C62A67"/>
    <w:rsid w:val="00C632D9"/>
    <w:rsid w:val="00C6331D"/>
    <w:rsid w:val="00C64061"/>
    <w:rsid w:val="00C64345"/>
    <w:rsid w:val="00C6450D"/>
    <w:rsid w:val="00C64537"/>
    <w:rsid w:val="00C64C90"/>
    <w:rsid w:val="00C64D22"/>
    <w:rsid w:val="00C64DD8"/>
    <w:rsid w:val="00C64F71"/>
    <w:rsid w:val="00C6544F"/>
    <w:rsid w:val="00C65944"/>
    <w:rsid w:val="00C66497"/>
    <w:rsid w:val="00C70023"/>
    <w:rsid w:val="00C70054"/>
    <w:rsid w:val="00C709E4"/>
    <w:rsid w:val="00C714F3"/>
    <w:rsid w:val="00C71A38"/>
    <w:rsid w:val="00C71EDD"/>
    <w:rsid w:val="00C721D9"/>
    <w:rsid w:val="00C722EC"/>
    <w:rsid w:val="00C72525"/>
    <w:rsid w:val="00C7262A"/>
    <w:rsid w:val="00C7290D"/>
    <w:rsid w:val="00C72A44"/>
    <w:rsid w:val="00C72A86"/>
    <w:rsid w:val="00C72DA4"/>
    <w:rsid w:val="00C73136"/>
    <w:rsid w:val="00C73974"/>
    <w:rsid w:val="00C73ABF"/>
    <w:rsid w:val="00C73F56"/>
    <w:rsid w:val="00C73F5D"/>
    <w:rsid w:val="00C73FC4"/>
    <w:rsid w:val="00C742BF"/>
    <w:rsid w:val="00C7459B"/>
    <w:rsid w:val="00C74BB9"/>
    <w:rsid w:val="00C74BEA"/>
    <w:rsid w:val="00C75A5F"/>
    <w:rsid w:val="00C75E90"/>
    <w:rsid w:val="00C76341"/>
    <w:rsid w:val="00C76792"/>
    <w:rsid w:val="00C7679E"/>
    <w:rsid w:val="00C76EBC"/>
    <w:rsid w:val="00C77C27"/>
    <w:rsid w:val="00C816CD"/>
    <w:rsid w:val="00C8192D"/>
    <w:rsid w:val="00C81D38"/>
    <w:rsid w:val="00C81ED6"/>
    <w:rsid w:val="00C82356"/>
    <w:rsid w:val="00C823FF"/>
    <w:rsid w:val="00C82671"/>
    <w:rsid w:val="00C82A08"/>
    <w:rsid w:val="00C83212"/>
    <w:rsid w:val="00C83421"/>
    <w:rsid w:val="00C83CDD"/>
    <w:rsid w:val="00C840A5"/>
    <w:rsid w:val="00C8420C"/>
    <w:rsid w:val="00C84234"/>
    <w:rsid w:val="00C845D2"/>
    <w:rsid w:val="00C84B2E"/>
    <w:rsid w:val="00C84C78"/>
    <w:rsid w:val="00C8543E"/>
    <w:rsid w:val="00C85B8A"/>
    <w:rsid w:val="00C86C02"/>
    <w:rsid w:val="00C87230"/>
    <w:rsid w:val="00C87D9D"/>
    <w:rsid w:val="00C9034C"/>
    <w:rsid w:val="00C90A2E"/>
    <w:rsid w:val="00C90AE8"/>
    <w:rsid w:val="00C9109F"/>
    <w:rsid w:val="00C910BB"/>
    <w:rsid w:val="00C91825"/>
    <w:rsid w:val="00C92651"/>
    <w:rsid w:val="00C9290F"/>
    <w:rsid w:val="00C92962"/>
    <w:rsid w:val="00C93299"/>
    <w:rsid w:val="00C9340E"/>
    <w:rsid w:val="00C9397F"/>
    <w:rsid w:val="00C942E2"/>
    <w:rsid w:val="00C943DD"/>
    <w:rsid w:val="00C94A35"/>
    <w:rsid w:val="00C95769"/>
    <w:rsid w:val="00C9582A"/>
    <w:rsid w:val="00C96007"/>
    <w:rsid w:val="00C96055"/>
    <w:rsid w:val="00C96B0F"/>
    <w:rsid w:val="00C97338"/>
    <w:rsid w:val="00C97428"/>
    <w:rsid w:val="00CA0630"/>
    <w:rsid w:val="00CA0B37"/>
    <w:rsid w:val="00CA0E77"/>
    <w:rsid w:val="00CA1AAA"/>
    <w:rsid w:val="00CA1ABB"/>
    <w:rsid w:val="00CA1D8C"/>
    <w:rsid w:val="00CA2D1B"/>
    <w:rsid w:val="00CA35E2"/>
    <w:rsid w:val="00CA3898"/>
    <w:rsid w:val="00CA3F37"/>
    <w:rsid w:val="00CA42D0"/>
    <w:rsid w:val="00CA4348"/>
    <w:rsid w:val="00CA44A9"/>
    <w:rsid w:val="00CA4565"/>
    <w:rsid w:val="00CA4E05"/>
    <w:rsid w:val="00CA4E45"/>
    <w:rsid w:val="00CA4E61"/>
    <w:rsid w:val="00CA604C"/>
    <w:rsid w:val="00CA607F"/>
    <w:rsid w:val="00CA6394"/>
    <w:rsid w:val="00CA64DB"/>
    <w:rsid w:val="00CA64F9"/>
    <w:rsid w:val="00CA6612"/>
    <w:rsid w:val="00CA6632"/>
    <w:rsid w:val="00CA6A57"/>
    <w:rsid w:val="00CA6DA1"/>
    <w:rsid w:val="00CA6DF0"/>
    <w:rsid w:val="00CA6FC2"/>
    <w:rsid w:val="00CA701F"/>
    <w:rsid w:val="00CA767E"/>
    <w:rsid w:val="00CA7867"/>
    <w:rsid w:val="00CA78B0"/>
    <w:rsid w:val="00CB0ED6"/>
    <w:rsid w:val="00CB217E"/>
    <w:rsid w:val="00CB2234"/>
    <w:rsid w:val="00CB380C"/>
    <w:rsid w:val="00CB3861"/>
    <w:rsid w:val="00CB3BFA"/>
    <w:rsid w:val="00CB3EBF"/>
    <w:rsid w:val="00CB4741"/>
    <w:rsid w:val="00CB4D75"/>
    <w:rsid w:val="00CB547E"/>
    <w:rsid w:val="00CB554F"/>
    <w:rsid w:val="00CB59E0"/>
    <w:rsid w:val="00CB5A0A"/>
    <w:rsid w:val="00CB671F"/>
    <w:rsid w:val="00CB6956"/>
    <w:rsid w:val="00CB69F6"/>
    <w:rsid w:val="00CB7525"/>
    <w:rsid w:val="00CB79AA"/>
    <w:rsid w:val="00CB7ECE"/>
    <w:rsid w:val="00CC03F9"/>
    <w:rsid w:val="00CC0793"/>
    <w:rsid w:val="00CC0D89"/>
    <w:rsid w:val="00CC13E1"/>
    <w:rsid w:val="00CC15C0"/>
    <w:rsid w:val="00CC176B"/>
    <w:rsid w:val="00CC19F4"/>
    <w:rsid w:val="00CC1FAF"/>
    <w:rsid w:val="00CC274C"/>
    <w:rsid w:val="00CC2B02"/>
    <w:rsid w:val="00CC2E4A"/>
    <w:rsid w:val="00CC30FF"/>
    <w:rsid w:val="00CC33B6"/>
    <w:rsid w:val="00CC3426"/>
    <w:rsid w:val="00CC37AD"/>
    <w:rsid w:val="00CC38EF"/>
    <w:rsid w:val="00CC3B54"/>
    <w:rsid w:val="00CC3FB8"/>
    <w:rsid w:val="00CC42F1"/>
    <w:rsid w:val="00CC4DC7"/>
    <w:rsid w:val="00CC4E03"/>
    <w:rsid w:val="00CC4E54"/>
    <w:rsid w:val="00CC50A6"/>
    <w:rsid w:val="00CC54DF"/>
    <w:rsid w:val="00CC5787"/>
    <w:rsid w:val="00CC579A"/>
    <w:rsid w:val="00CC5D4C"/>
    <w:rsid w:val="00CC5EB2"/>
    <w:rsid w:val="00CC637A"/>
    <w:rsid w:val="00CC685D"/>
    <w:rsid w:val="00CC6A6C"/>
    <w:rsid w:val="00CC7698"/>
    <w:rsid w:val="00CC76EE"/>
    <w:rsid w:val="00CC7E0C"/>
    <w:rsid w:val="00CD0028"/>
    <w:rsid w:val="00CD011D"/>
    <w:rsid w:val="00CD0940"/>
    <w:rsid w:val="00CD0E55"/>
    <w:rsid w:val="00CD1842"/>
    <w:rsid w:val="00CD2183"/>
    <w:rsid w:val="00CD2525"/>
    <w:rsid w:val="00CD2697"/>
    <w:rsid w:val="00CD361E"/>
    <w:rsid w:val="00CD375C"/>
    <w:rsid w:val="00CD3AF1"/>
    <w:rsid w:val="00CD3D78"/>
    <w:rsid w:val="00CD3E9E"/>
    <w:rsid w:val="00CD413A"/>
    <w:rsid w:val="00CD459F"/>
    <w:rsid w:val="00CD47AE"/>
    <w:rsid w:val="00CD48B5"/>
    <w:rsid w:val="00CD4A2A"/>
    <w:rsid w:val="00CD4CF8"/>
    <w:rsid w:val="00CD631C"/>
    <w:rsid w:val="00CD6353"/>
    <w:rsid w:val="00CD63F9"/>
    <w:rsid w:val="00CD651F"/>
    <w:rsid w:val="00CD6AFB"/>
    <w:rsid w:val="00CD6D78"/>
    <w:rsid w:val="00CD71C5"/>
    <w:rsid w:val="00CD71E8"/>
    <w:rsid w:val="00CD74DD"/>
    <w:rsid w:val="00CE00D1"/>
    <w:rsid w:val="00CE01C6"/>
    <w:rsid w:val="00CE0211"/>
    <w:rsid w:val="00CE0451"/>
    <w:rsid w:val="00CE09B4"/>
    <w:rsid w:val="00CE0DF6"/>
    <w:rsid w:val="00CE1CF3"/>
    <w:rsid w:val="00CE21A1"/>
    <w:rsid w:val="00CE2666"/>
    <w:rsid w:val="00CE29BC"/>
    <w:rsid w:val="00CE2EA8"/>
    <w:rsid w:val="00CE3944"/>
    <w:rsid w:val="00CE3A3C"/>
    <w:rsid w:val="00CE3DE4"/>
    <w:rsid w:val="00CE47B4"/>
    <w:rsid w:val="00CE4B2B"/>
    <w:rsid w:val="00CE4D5C"/>
    <w:rsid w:val="00CE5061"/>
    <w:rsid w:val="00CE55AB"/>
    <w:rsid w:val="00CE582A"/>
    <w:rsid w:val="00CE58A8"/>
    <w:rsid w:val="00CE5D29"/>
    <w:rsid w:val="00CE5D7D"/>
    <w:rsid w:val="00CE7333"/>
    <w:rsid w:val="00CE77CD"/>
    <w:rsid w:val="00CE789A"/>
    <w:rsid w:val="00CE7BBC"/>
    <w:rsid w:val="00CF017D"/>
    <w:rsid w:val="00CF0260"/>
    <w:rsid w:val="00CF085E"/>
    <w:rsid w:val="00CF09C4"/>
    <w:rsid w:val="00CF09FC"/>
    <w:rsid w:val="00CF1A8A"/>
    <w:rsid w:val="00CF1B0D"/>
    <w:rsid w:val="00CF1F69"/>
    <w:rsid w:val="00CF2288"/>
    <w:rsid w:val="00CF24A8"/>
    <w:rsid w:val="00CF25D1"/>
    <w:rsid w:val="00CF30BB"/>
    <w:rsid w:val="00CF30C6"/>
    <w:rsid w:val="00CF32E7"/>
    <w:rsid w:val="00CF398A"/>
    <w:rsid w:val="00CF3CB7"/>
    <w:rsid w:val="00CF4872"/>
    <w:rsid w:val="00CF4D42"/>
    <w:rsid w:val="00CF5DD3"/>
    <w:rsid w:val="00CF6799"/>
    <w:rsid w:val="00CF68D8"/>
    <w:rsid w:val="00CF6A6F"/>
    <w:rsid w:val="00CF7F66"/>
    <w:rsid w:val="00D00116"/>
    <w:rsid w:val="00D004A1"/>
    <w:rsid w:val="00D0081A"/>
    <w:rsid w:val="00D00955"/>
    <w:rsid w:val="00D009EE"/>
    <w:rsid w:val="00D0120F"/>
    <w:rsid w:val="00D0178D"/>
    <w:rsid w:val="00D01F84"/>
    <w:rsid w:val="00D0200E"/>
    <w:rsid w:val="00D0239E"/>
    <w:rsid w:val="00D030BD"/>
    <w:rsid w:val="00D03647"/>
    <w:rsid w:val="00D0368C"/>
    <w:rsid w:val="00D03C7B"/>
    <w:rsid w:val="00D05447"/>
    <w:rsid w:val="00D055EF"/>
    <w:rsid w:val="00D056E5"/>
    <w:rsid w:val="00D058BA"/>
    <w:rsid w:val="00D05FEF"/>
    <w:rsid w:val="00D060A2"/>
    <w:rsid w:val="00D0616C"/>
    <w:rsid w:val="00D064B1"/>
    <w:rsid w:val="00D071FF"/>
    <w:rsid w:val="00D0761C"/>
    <w:rsid w:val="00D07FA8"/>
    <w:rsid w:val="00D106B5"/>
    <w:rsid w:val="00D1086B"/>
    <w:rsid w:val="00D10B61"/>
    <w:rsid w:val="00D113F3"/>
    <w:rsid w:val="00D11F42"/>
    <w:rsid w:val="00D12180"/>
    <w:rsid w:val="00D123C8"/>
    <w:rsid w:val="00D12495"/>
    <w:rsid w:val="00D126F0"/>
    <w:rsid w:val="00D12EF2"/>
    <w:rsid w:val="00D134B1"/>
    <w:rsid w:val="00D135D3"/>
    <w:rsid w:val="00D13851"/>
    <w:rsid w:val="00D13C4E"/>
    <w:rsid w:val="00D14532"/>
    <w:rsid w:val="00D14B00"/>
    <w:rsid w:val="00D14C70"/>
    <w:rsid w:val="00D14C7A"/>
    <w:rsid w:val="00D1514C"/>
    <w:rsid w:val="00D16082"/>
    <w:rsid w:val="00D162F4"/>
    <w:rsid w:val="00D1695A"/>
    <w:rsid w:val="00D16A5E"/>
    <w:rsid w:val="00D17519"/>
    <w:rsid w:val="00D1776C"/>
    <w:rsid w:val="00D179B0"/>
    <w:rsid w:val="00D17B52"/>
    <w:rsid w:val="00D20081"/>
    <w:rsid w:val="00D208A4"/>
    <w:rsid w:val="00D20907"/>
    <w:rsid w:val="00D209C5"/>
    <w:rsid w:val="00D20C62"/>
    <w:rsid w:val="00D20E9B"/>
    <w:rsid w:val="00D210A6"/>
    <w:rsid w:val="00D216F8"/>
    <w:rsid w:val="00D217CA"/>
    <w:rsid w:val="00D21A61"/>
    <w:rsid w:val="00D21CCC"/>
    <w:rsid w:val="00D21CF7"/>
    <w:rsid w:val="00D22FDA"/>
    <w:rsid w:val="00D23BFA"/>
    <w:rsid w:val="00D23EE8"/>
    <w:rsid w:val="00D24075"/>
    <w:rsid w:val="00D24741"/>
    <w:rsid w:val="00D24948"/>
    <w:rsid w:val="00D24960"/>
    <w:rsid w:val="00D24BF9"/>
    <w:rsid w:val="00D265C1"/>
    <w:rsid w:val="00D26D62"/>
    <w:rsid w:val="00D26EF0"/>
    <w:rsid w:val="00D26F5F"/>
    <w:rsid w:val="00D27A12"/>
    <w:rsid w:val="00D27CEC"/>
    <w:rsid w:val="00D27E16"/>
    <w:rsid w:val="00D27E76"/>
    <w:rsid w:val="00D30A18"/>
    <w:rsid w:val="00D31951"/>
    <w:rsid w:val="00D31D9E"/>
    <w:rsid w:val="00D31EE7"/>
    <w:rsid w:val="00D34338"/>
    <w:rsid w:val="00D343E1"/>
    <w:rsid w:val="00D350FB"/>
    <w:rsid w:val="00D3579B"/>
    <w:rsid w:val="00D35CB7"/>
    <w:rsid w:val="00D35EAE"/>
    <w:rsid w:val="00D36289"/>
    <w:rsid w:val="00D36671"/>
    <w:rsid w:val="00D36B58"/>
    <w:rsid w:val="00D376D4"/>
    <w:rsid w:val="00D405C2"/>
    <w:rsid w:val="00D408FA"/>
    <w:rsid w:val="00D40E81"/>
    <w:rsid w:val="00D40F7F"/>
    <w:rsid w:val="00D410D6"/>
    <w:rsid w:val="00D41255"/>
    <w:rsid w:val="00D416A7"/>
    <w:rsid w:val="00D4189B"/>
    <w:rsid w:val="00D4198D"/>
    <w:rsid w:val="00D41B0F"/>
    <w:rsid w:val="00D41B79"/>
    <w:rsid w:val="00D41CA6"/>
    <w:rsid w:val="00D41D1D"/>
    <w:rsid w:val="00D41DA8"/>
    <w:rsid w:val="00D41DF5"/>
    <w:rsid w:val="00D41FD1"/>
    <w:rsid w:val="00D42375"/>
    <w:rsid w:val="00D42672"/>
    <w:rsid w:val="00D4292C"/>
    <w:rsid w:val="00D42F69"/>
    <w:rsid w:val="00D43079"/>
    <w:rsid w:val="00D43BC9"/>
    <w:rsid w:val="00D43FAA"/>
    <w:rsid w:val="00D44354"/>
    <w:rsid w:val="00D44442"/>
    <w:rsid w:val="00D44B16"/>
    <w:rsid w:val="00D44B1F"/>
    <w:rsid w:val="00D44DE6"/>
    <w:rsid w:val="00D44FC0"/>
    <w:rsid w:val="00D4519D"/>
    <w:rsid w:val="00D451A5"/>
    <w:rsid w:val="00D455FB"/>
    <w:rsid w:val="00D45B0C"/>
    <w:rsid w:val="00D45EEF"/>
    <w:rsid w:val="00D45FD0"/>
    <w:rsid w:val="00D46111"/>
    <w:rsid w:val="00D46571"/>
    <w:rsid w:val="00D46F30"/>
    <w:rsid w:val="00D46FA5"/>
    <w:rsid w:val="00D47031"/>
    <w:rsid w:val="00D470FB"/>
    <w:rsid w:val="00D475D5"/>
    <w:rsid w:val="00D4760F"/>
    <w:rsid w:val="00D47B2D"/>
    <w:rsid w:val="00D503A9"/>
    <w:rsid w:val="00D506AB"/>
    <w:rsid w:val="00D506F7"/>
    <w:rsid w:val="00D50DF4"/>
    <w:rsid w:val="00D50DFC"/>
    <w:rsid w:val="00D50F46"/>
    <w:rsid w:val="00D51163"/>
    <w:rsid w:val="00D51309"/>
    <w:rsid w:val="00D5143F"/>
    <w:rsid w:val="00D51B79"/>
    <w:rsid w:val="00D524F5"/>
    <w:rsid w:val="00D52E15"/>
    <w:rsid w:val="00D53065"/>
    <w:rsid w:val="00D53612"/>
    <w:rsid w:val="00D53A08"/>
    <w:rsid w:val="00D54245"/>
    <w:rsid w:val="00D54839"/>
    <w:rsid w:val="00D55F7D"/>
    <w:rsid w:val="00D563A7"/>
    <w:rsid w:val="00D565C9"/>
    <w:rsid w:val="00D57CF0"/>
    <w:rsid w:val="00D57EF3"/>
    <w:rsid w:val="00D601F9"/>
    <w:rsid w:val="00D60A70"/>
    <w:rsid w:val="00D60D09"/>
    <w:rsid w:val="00D60D16"/>
    <w:rsid w:val="00D6130C"/>
    <w:rsid w:val="00D61BB7"/>
    <w:rsid w:val="00D6253A"/>
    <w:rsid w:val="00D62B1B"/>
    <w:rsid w:val="00D62F61"/>
    <w:rsid w:val="00D62FC5"/>
    <w:rsid w:val="00D63089"/>
    <w:rsid w:val="00D63397"/>
    <w:rsid w:val="00D6376C"/>
    <w:rsid w:val="00D63B47"/>
    <w:rsid w:val="00D63D2E"/>
    <w:rsid w:val="00D63D88"/>
    <w:rsid w:val="00D63E60"/>
    <w:rsid w:val="00D64300"/>
    <w:rsid w:val="00D645E0"/>
    <w:rsid w:val="00D64669"/>
    <w:rsid w:val="00D64C59"/>
    <w:rsid w:val="00D64F93"/>
    <w:rsid w:val="00D65050"/>
    <w:rsid w:val="00D65383"/>
    <w:rsid w:val="00D66487"/>
    <w:rsid w:val="00D665AC"/>
    <w:rsid w:val="00D668B6"/>
    <w:rsid w:val="00D66BD1"/>
    <w:rsid w:val="00D66CCD"/>
    <w:rsid w:val="00D675BE"/>
    <w:rsid w:val="00D678AA"/>
    <w:rsid w:val="00D67E50"/>
    <w:rsid w:val="00D7053E"/>
    <w:rsid w:val="00D70697"/>
    <w:rsid w:val="00D712C8"/>
    <w:rsid w:val="00D71555"/>
    <w:rsid w:val="00D718AC"/>
    <w:rsid w:val="00D726B8"/>
    <w:rsid w:val="00D730B0"/>
    <w:rsid w:val="00D730FD"/>
    <w:rsid w:val="00D73613"/>
    <w:rsid w:val="00D737A3"/>
    <w:rsid w:val="00D73D09"/>
    <w:rsid w:val="00D7473B"/>
    <w:rsid w:val="00D74BF2"/>
    <w:rsid w:val="00D752D2"/>
    <w:rsid w:val="00D753D8"/>
    <w:rsid w:val="00D75497"/>
    <w:rsid w:val="00D754F3"/>
    <w:rsid w:val="00D755D0"/>
    <w:rsid w:val="00D759A9"/>
    <w:rsid w:val="00D75C5A"/>
    <w:rsid w:val="00D763E7"/>
    <w:rsid w:val="00D772D1"/>
    <w:rsid w:val="00D77584"/>
    <w:rsid w:val="00D77E00"/>
    <w:rsid w:val="00D800DE"/>
    <w:rsid w:val="00D802B2"/>
    <w:rsid w:val="00D8050C"/>
    <w:rsid w:val="00D81E5F"/>
    <w:rsid w:val="00D81E70"/>
    <w:rsid w:val="00D81E76"/>
    <w:rsid w:val="00D82002"/>
    <w:rsid w:val="00D82477"/>
    <w:rsid w:val="00D824A1"/>
    <w:rsid w:val="00D8258F"/>
    <w:rsid w:val="00D825C3"/>
    <w:rsid w:val="00D825D8"/>
    <w:rsid w:val="00D82C84"/>
    <w:rsid w:val="00D82FDC"/>
    <w:rsid w:val="00D8395D"/>
    <w:rsid w:val="00D840E6"/>
    <w:rsid w:val="00D8456A"/>
    <w:rsid w:val="00D84DB5"/>
    <w:rsid w:val="00D85026"/>
    <w:rsid w:val="00D8543F"/>
    <w:rsid w:val="00D854C6"/>
    <w:rsid w:val="00D86299"/>
    <w:rsid w:val="00D86A78"/>
    <w:rsid w:val="00D86FE7"/>
    <w:rsid w:val="00D877A9"/>
    <w:rsid w:val="00D87ADA"/>
    <w:rsid w:val="00D87BB2"/>
    <w:rsid w:val="00D9017A"/>
    <w:rsid w:val="00D9052C"/>
    <w:rsid w:val="00D9074E"/>
    <w:rsid w:val="00D908C5"/>
    <w:rsid w:val="00D91F9E"/>
    <w:rsid w:val="00D920C5"/>
    <w:rsid w:val="00D92622"/>
    <w:rsid w:val="00D92654"/>
    <w:rsid w:val="00D926BF"/>
    <w:rsid w:val="00D93AFC"/>
    <w:rsid w:val="00D93BCE"/>
    <w:rsid w:val="00D93DF9"/>
    <w:rsid w:val="00D9405A"/>
    <w:rsid w:val="00D94C87"/>
    <w:rsid w:val="00D94E79"/>
    <w:rsid w:val="00D954CC"/>
    <w:rsid w:val="00D95FBF"/>
    <w:rsid w:val="00D9624E"/>
    <w:rsid w:val="00D96522"/>
    <w:rsid w:val="00D965F3"/>
    <w:rsid w:val="00D96E96"/>
    <w:rsid w:val="00D97777"/>
    <w:rsid w:val="00D97A2A"/>
    <w:rsid w:val="00D97C29"/>
    <w:rsid w:val="00D97EF6"/>
    <w:rsid w:val="00D97F87"/>
    <w:rsid w:val="00DA014A"/>
    <w:rsid w:val="00DA06BB"/>
    <w:rsid w:val="00DA0732"/>
    <w:rsid w:val="00DA0799"/>
    <w:rsid w:val="00DA0D4B"/>
    <w:rsid w:val="00DA0FC4"/>
    <w:rsid w:val="00DA107A"/>
    <w:rsid w:val="00DA131B"/>
    <w:rsid w:val="00DA1428"/>
    <w:rsid w:val="00DA1541"/>
    <w:rsid w:val="00DA1C92"/>
    <w:rsid w:val="00DA21B5"/>
    <w:rsid w:val="00DA245A"/>
    <w:rsid w:val="00DA29EB"/>
    <w:rsid w:val="00DA2A14"/>
    <w:rsid w:val="00DA323D"/>
    <w:rsid w:val="00DA3849"/>
    <w:rsid w:val="00DA40E0"/>
    <w:rsid w:val="00DA516A"/>
    <w:rsid w:val="00DA574C"/>
    <w:rsid w:val="00DA57B5"/>
    <w:rsid w:val="00DA5871"/>
    <w:rsid w:val="00DA60F2"/>
    <w:rsid w:val="00DA64A0"/>
    <w:rsid w:val="00DA64CE"/>
    <w:rsid w:val="00DA6803"/>
    <w:rsid w:val="00DA6B18"/>
    <w:rsid w:val="00DA77FD"/>
    <w:rsid w:val="00DB064B"/>
    <w:rsid w:val="00DB0724"/>
    <w:rsid w:val="00DB0CF1"/>
    <w:rsid w:val="00DB12F4"/>
    <w:rsid w:val="00DB16E5"/>
    <w:rsid w:val="00DB2F33"/>
    <w:rsid w:val="00DB3321"/>
    <w:rsid w:val="00DB3AFC"/>
    <w:rsid w:val="00DB3DDE"/>
    <w:rsid w:val="00DB46BB"/>
    <w:rsid w:val="00DB46E9"/>
    <w:rsid w:val="00DB492A"/>
    <w:rsid w:val="00DB4ED1"/>
    <w:rsid w:val="00DB52FA"/>
    <w:rsid w:val="00DB5D90"/>
    <w:rsid w:val="00DB69F2"/>
    <w:rsid w:val="00DB6C78"/>
    <w:rsid w:val="00DB6CC5"/>
    <w:rsid w:val="00DB7277"/>
    <w:rsid w:val="00DB7469"/>
    <w:rsid w:val="00DB77E5"/>
    <w:rsid w:val="00DB7E8A"/>
    <w:rsid w:val="00DC00CB"/>
    <w:rsid w:val="00DC00E4"/>
    <w:rsid w:val="00DC0D22"/>
    <w:rsid w:val="00DC0FD3"/>
    <w:rsid w:val="00DC129C"/>
    <w:rsid w:val="00DC1351"/>
    <w:rsid w:val="00DC1FAC"/>
    <w:rsid w:val="00DC20DA"/>
    <w:rsid w:val="00DC2880"/>
    <w:rsid w:val="00DC2B73"/>
    <w:rsid w:val="00DC31FC"/>
    <w:rsid w:val="00DC41AE"/>
    <w:rsid w:val="00DC45AE"/>
    <w:rsid w:val="00DC45D9"/>
    <w:rsid w:val="00DC4924"/>
    <w:rsid w:val="00DC50FF"/>
    <w:rsid w:val="00DC522B"/>
    <w:rsid w:val="00DC5590"/>
    <w:rsid w:val="00DC5625"/>
    <w:rsid w:val="00DC56FF"/>
    <w:rsid w:val="00DC5707"/>
    <w:rsid w:val="00DC6ACC"/>
    <w:rsid w:val="00DC7C09"/>
    <w:rsid w:val="00DC7FD6"/>
    <w:rsid w:val="00DD0296"/>
    <w:rsid w:val="00DD0FEF"/>
    <w:rsid w:val="00DD1072"/>
    <w:rsid w:val="00DD12A9"/>
    <w:rsid w:val="00DD1B78"/>
    <w:rsid w:val="00DD1D1F"/>
    <w:rsid w:val="00DD21FE"/>
    <w:rsid w:val="00DD2357"/>
    <w:rsid w:val="00DD2D5F"/>
    <w:rsid w:val="00DD303E"/>
    <w:rsid w:val="00DD35BD"/>
    <w:rsid w:val="00DD3770"/>
    <w:rsid w:val="00DD3978"/>
    <w:rsid w:val="00DD419E"/>
    <w:rsid w:val="00DD42FC"/>
    <w:rsid w:val="00DD436B"/>
    <w:rsid w:val="00DD49B9"/>
    <w:rsid w:val="00DD4EB3"/>
    <w:rsid w:val="00DD4FF5"/>
    <w:rsid w:val="00DD5054"/>
    <w:rsid w:val="00DD525F"/>
    <w:rsid w:val="00DD544C"/>
    <w:rsid w:val="00DD5998"/>
    <w:rsid w:val="00DD62CE"/>
    <w:rsid w:val="00DD6662"/>
    <w:rsid w:val="00DD681B"/>
    <w:rsid w:val="00DD7789"/>
    <w:rsid w:val="00DD7B26"/>
    <w:rsid w:val="00DD7BAE"/>
    <w:rsid w:val="00DD7C38"/>
    <w:rsid w:val="00DE07CB"/>
    <w:rsid w:val="00DE0A63"/>
    <w:rsid w:val="00DE1553"/>
    <w:rsid w:val="00DE1619"/>
    <w:rsid w:val="00DE206C"/>
    <w:rsid w:val="00DE24D8"/>
    <w:rsid w:val="00DE2A08"/>
    <w:rsid w:val="00DE358F"/>
    <w:rsid w:val="00DE3717"/>
    <w:rsid w:val="00DE3A0C"/>
    <w:rsid w:val="00DE3E6D"/>
    <w:rsid w:val="00DE3FD7"/>
    <w:rsid w:val="00DE41FB"/>
    <w:rsid w:val="00DE4223"/>
    <w:rsid w:val="00DE4955"/>
    <w:rsid w:val="00DE5324"/>
    <w:rsid w:val="00DE5960"/>
    <w:rsid w:val="00DE5C1B"/>
    <w:rsid w:val="00DE5FAC"/>
    <w:rsid w:val="00DE613E"/>
    <w:rsid w:val="00DE6202"/>
    <w:rsid w:val="00DE6D6C"/>
    <w:rsid w:val="00DE6EF0"/>
    <w:rsid w:val="00DE7641"/>
    <w:rsid w:val="00DE7C11"/>
    <w:rsid w:val="00DE7C67"/>
    <w:rsid w:val="00DF0325"/>
    <w:rsid w:val="00DF0B9D"/>
    <w:rsid w:val="00DF0CC0"/>
    <w:rsid w:val="00DF1B57"/>
    <w:rsid w:val="00DF20CD"/>
    <w:rsid w:val="00DF2298"/>
    <w:rsid w:val="00DF27C8"/>
    <w:rsid w:val="00DF27EF"/>
    <w:rsid w:val="00DF32F1"/>
    <w:rsid w:val="00DF34EA"/>
    <w:rsid w:val="00DF3804"/>
    <w:rsid w:val="00DF44A9"/>
    <w:rsid w:val="00DF4C21"/>
    <w:rsid w:val="00DF5AFC"/>
    <w:rsid w:val="00DF6030"/>
    <w:rsid w:val="00DF604C"/>
    <w:rsid w:val="00DF64E9"/>
    <w:rsid w:val="00DF65D4"/>
    <w:rsid w:val="00DF65FF"/>
    <w:rsid w:val="00DF68C2"/>
    <w:rsid w:val="00DF691B"/>
    <w:rsid w:val="00DF6E46"/>
    <w:rsid w:val="00DF6E97"/>
    <w:rsid w:val="00DF76B5"/>
    <w:rsid w:val="00DF7DDD"/>
    <w:rsid w:val="00DF7FBC"/>
    <w:rsid w:val="00E00377"/>
    <w:rsid w:val="00E003E4"/>
    <w:rsid w:val="00E00994"/>
    <w:rsid w:val="00E01110"/>
    <w:rsid w:val="00E01239"/>
    <w:rsid w:val="00E01992"/>
    <w:rsid w:val="00E01C7F"/>
    <w:rsid w:val="00E02481"/>
    <w:rsid w:val="00E0347D"/>
    <w:rsid w:val="00E03D1B"/>
    <w:rsid w:val="00E03EF9"/>
    <w:rsid w:val="00E03F51"/>
    <w:rsid w:val="00E04AD6"/>
    <w:rsid w:val="00E04D20"/>
    <w:rsid w:val="00E04E7C"/>
    <w:rsid w:val="00E0591E"/>
    <w:rsid w:val="00E05B2F"/>
    <w:rsid w:val="00E05B6A"/>
    <w:rsid w:val="00E06194"/>
    <w:rsid w:val="00E06276"/>
    <w:rsid w:val="00E0649F"/>
    <w:rsid w:val="00E06A9A"/>
    <w:rsid w:val="00E06B5D"/>
    <w:rsid w:val="00E07298"/>
    <w:rsid w:val="00E10296"/>
    <w:rsid w:val="00E1039C"/>
    <w:rsid w:val="00E103DF"/>
    <w:rsid w:val="00E10769"/>
    <w:rsid w:val="00E11631"/>
    <w:rsid w:val="00E1169D"/>
    <w:rsid w:val="00E11786"/>
    <w:rsid w:val="00E117F7"/>
    <w:rsid w:val="00E1191D"/>
    <w:rsid w:val="00E11C12"/>
    <w:rsid w:val="00E11D2E"/>
    <w:rsid w:val="00E11ED1"/>
    <w:rsid w:val="00E120D6"/>
    <w:rsid w:val="00E1269C"/>
    <w:rsid w:val="00E12835"/>
    <w:rsid w:val="00E128B3"/>
    <w:rsid w:val="00E12916"/>
    <w:rsid w:val="00E12B70"/>
    <w:rsid w:val="00E12D59"/>
    <w:rsid w:val="00E13560"/>
    <w:rsid w:val="00E13B46"/>
    <w:rsid w:val="00E13CD5"/>
    <w:rsid w:val="00E1408B"/>
    <w:rsid w:val="00E140E4"/>
    <w:rsid w:val="00E14184"/>
    <w:rsid w:val="00E14714"/>
    <w:rsid w:val="00E152D5"/>
    <w:rsid w:val="00E15804"/>
    <w:rsid w:val="00E15F48"/>
    <w:rsid w:val="00E161AC"/>
    <w:rsid w:val="00E16CB7"/>
    <w:rsid w:val="00E17149"/>
    <w:rsid w:val="00E20004"/>
    <w:rsid w:val="00E2037A"/>
    <w:rsid w:val="00E206D5"/>
    <w:rsid w:val="00E208DC"/>
    <w:rsid w:val="00E2137C"/>
    <w:rsid w:val="00E216A0"/>
    <w:rsid w:val="00E2197B"/>
    <w:rsid w:val="00E21D61"/>
    <w:rsid w:val="00E21E9F"/>
    <w:rsid w:val="00E23200"/>
    <w:rsid w:val="00E237DD"/>
    <w:rsid w:val="00E23DC1"/>
    <w:rsid w:val="00E25068"/>
    <w:rsid w:val="00E25093"/>
    <w:rsid w:val="00E253C5"/>
    <w:rsid w:val="00E26314"/>
    <w:rsid w:val="00E26B0E"/>
    <w:rsid w:val="00E26E05"/>
    <w:rsid w:val="00E26EB2"/>
    <w:rsid w:val="00E276AA"/>
    <w:rsid w:val="00E2788A"/>
    <w:rsid w:val="00E27A18"/>
    <w:rsid w:val="00E30D64"/>
    <w:rsid w:val="00E30F14"/>
    <w:rsid w:val="00E312E9"/>
    <w:rsid w:val="00E3189B"/>
    <w:rsid w:val="00E31C6D"/>
    <w:rsid w:val="00E3264B"/>
    <w:rsid w:val="00E32B9F"/>
    <w:rsid w:val="00E32F62"/>
    <w:rsid w:val="00E335BC"/>
    <w:rsid w:val="00E337E1"/>
    <w:rsid w:val="00E33976"/>
    <w:rsid w:val="00E33C70"/>
    <w:rsid w:val="00E33DD4"/>
    <w:rsid w:val="00E345E8"/>
    <w:rsid w:val="00E34AF5"/>
    <w:rsid w:val="00E352A0"/>
    <w:rsid w:val="00E35747"/>
    <w:rsid w:val="00E363D6"/>
    <w:rsid w:val="00E36FF8"/>
    <w:rsid w:val="00E370F5"/>
    <w:rsid w:val="00E37372"/>
    <w:rsid w:val="00E37B63"/>
    <w:rsid w:val="00E4038F"/>
    <w:rsid w:val="00E40C9B"/>
    <w:rsid w:val="00E40E9B"/>
    <w:rsid w:val="00E41065"/>
    <w:rsid w:val="00E4123F"/>
    <w:rsid w:val="00E41919"/>
    <w:rsid w:val="00E41C3A"/>
    <w:rsid w:val="00E4236E"/>
    <w:rsid w:val="00E42436"/>
    <w:rsid w:val="00E42619"/>
    <w:rsid w:val="00E4293E"/>
    <w:rsid w:val="00E42AF5"/>
    <w:rsid w:val="00E42DBE"/>
    <w:rsid w:val="00E42F01"/>
    <w:rsid w:val="00E431AE"/>
    <w:rsid w:val="00E43322"/>
    <w:rsid w:val="00E4349E"/>
    <w:rsid w:val="00E43B85"/>
    <w:rsid w:val="00E43CD9"/>
    <w:rsid w:val="00E442F8"/>
    <w:rsid w:val="00E445F1"/>
    <w:rsid w:val="00E449B6"/>
    <w:rsid w:val="00E44B71"/>
    <w:rsid w:val="00E4501C"/>
    <w:rsid w:val="00E4581D"/>
    <w:rsid w:val="00E45E97"/>
    <w:rsid w:val="00E466E8"/>
    <w:rsid w:val="00E46A20"/>
    <w:rsid w:val="00E472E1"/>
    <w:rsid w:val="00E47927"/>
    <w:rsid w:val="00E47EB4"/>
    <w:rsid w:val="00E50054"/>
    <w:rsid w:val="00E5013B"/>
    <w:rsid w:val="00E502CF"/>
    <w:rsid w:val="00E5058A"/>
    <w:rsid w:val="00E50D35"/>
    <w:rsid w:val="00E50EBF"/>
    <w:rsid w:val="00E50F6A"/>
    <w:rsid w:val="00E513A4"/>
    <w:rsid w:val="00E513BF"/>
    <w:rsid w:val="00E51444"/>
    <w:rsid w:val="00E521D4"/>
    <w:rsid w:val="00E5224A"/>
    <w:rsid w:val="00E52421"/>
    <w:rsid w:val="00E5298B"/>
    <w:rsid w:val="00E53576"/>
    <w:rsid w:val="00E535E8"/>
    <w:rsid w:val="00E54BB0"/>
    <w:rsid w:val="00E54E5E"/>
    <w:rsid w:val="00E55432"/>
    <w:rsid w:val="00E5585F"/>
    <w:rsid w:val="00E5656D"/>
    <w:rsid w:val="00E5672C"/>
    <w:rsid w:val="00E567E1"/>
    <w:rsid w:val="00E568CE"/>
    <w:rsid w:val="00E573B9"/>
    <w:rsid w:val="00E57C7B"/>
    <w:rsid w:val="00E57E13"/>
    <w:rsid w:val="00E60863"/>
    <w:rsid w:val="00E60AD8"/>
    <w:rsid w:val="00E60DF2"/>
    <w:rsid w:val="00E6217E"/>
    <w:rsid w:val="00E62719"/>
    <w:rsid w:val="00E6379A"/>
    <w:rsid w:val="00E639B8"/>
    <w:rsid w:val="00E63C5B"/>
    <w:rsid w:val="00E642A6"/>
    <w:rsid w:val="00E642E1"/>
    <w:rsid w:val="00E646F8"/>
    <w:rsid w:val="00E647CF"/>
    <w:rsid w:val="00E6495C"/>
    <w:rsid w:val="00E64E56"/>
    <w:rsid w:val="00E650C7"/>
    <w:rsid w:val="00E651F7"/>
    <w:rsid w:val="00E652C4"/>
    <w:rsid w:val="00E65577"/>
    <w:rsid w:val="00E66001"/>
    <w:rsid w:val="00E662E1"/>
    <w:rsid w:val="00E66828"/>
    <w:rsid w:val="00E6747E"/>
    <w:rsid w:val="00E6748B"/>
    <w:rsid w:val="00E674FC"/>
    <w:rsid w:val="00E6792D"/>
    <w:rsid w:val="00E67ABD"/>
    <w:rsid w:val="00E67F1A"/>
    <w:rsid w:val="00E702F1"/>
    <w:rsid w:val="00E706D1"/>
    <w:rsid w:val="00E71423"/>
    <w:rsid w:val="00E71B77"/>
    <w:rsid w:val="00E722B4"/>
    <w:rsid w:val="00E731DE"/>
    <w:rsid w:val="00E73601"/>
    <w:rsid w:val="00E7455B"/>
    <w:rsid w:val="00E74E32"/>
    <w:rsid w:val="00E74FB0"/>
    <w:rsid w:val="00E7510B"/>
    <w:rsid w:val="00E7566B"/>
    <w:rsid w:val="00E75D07"/>
    <w:rsid w:val="00E75F2D"/>
    <w:rsid w:val="00E77BA2"/>
    <w:rsid w:val="00E802FC"/>
    <w:rsid w:val="00E80389"/>
    <w:rsid w:val="00E80579"/>
    <w:rsid w:val="00E80791"/>
    <w:rsid w:val="00E80BEC"/>
    <w:rsid w:val="00E81AE5"/>
    <w:rsid w:val="00E81CA5"/>
    <w:rsid w:val="00E81CA6"/>
    <w:rsid w:val="00E81DE3"/>
    <w:rsid w:val="00E81EFB"/>
    <w:rsid w:val="00E821FE"/>
    <w:rsid w:val="00E82464"/>
    <w:rsid w:val="00E82931"/>
    <w:rsid w:val="00E82F3A"/>
    <w:rsid w:val="00E83260"/>
    <w:rsid w:val="00E83431"/>
    <w:rsid w:val="00E83B3E"/>
    <w:rsid w:val="00E8477A"/>
    <w:rsid w:val="00E848C6"/>
    <w:rsid w:val="00E85215"/>
    <w:rsid w:val="00E85527"/>
    <w:rsid w:val="00E85CE8"/>
    <w:rsid w:val="00E85E05"/>
    <w:rsid w:val="00E8611A"/>
    <w:rsid w:val="00E864F4"/>
    <w:rsid w:val="00E86696"/>
    <w:rsid w:val="00E86D1E"/>
    <w:rsid w:val="00E8716C"/>
    <w:rsid w:val="00E8725C"/>
    <w:rsid w:val="00E87D54"/>
    <w:rsid w:val="00E87EBC"/>
    <w:rsid w:val="00E87F65"/>
    <w:rsid w:val="00E905E5"/>
    <w:rsid w:val="00E90C93"/>
    <w:rsid w:val="00E9102A"/>
    <w:rsid w:val="00E91369"/>
    <w:rsid w:val="00E919E2"/>
    <w:rsid w:val="00E91AD1"/>
    <w:rsid w:val="00E91CB1"/>
    <w:rsid w:val="00E91D5C"/>
    <w:rsid w:val="00E92649"/>
    <w:rsid w:val="00E9290E"/>
    <w:rsid w:val="00E92CB6"/>
    <w:rsid w:val="00E92DBE"/>
    <w:rsid w:val="00E93A33"/>
    <w:rsid w:val="00E93B39"/>
    <w:rsid w:val="00E93C4A"/>
    <w:rsid w:val="00E93E46"/>
    <w:rsid w:val="00E940C1"/>
    <w:rsid w:val="00E941C2"/>
    <w:rsid w:val="00E942B6"/>
    <w:rsid w:val="00E943B5"/>
    <w:rsid w:val="00E9482E"/>
    <w:rsid w:val="00E94D15"/>
    <w:rsid w:val="00E95506"/>
    <w:rsid w:val="00E95726"/>
    <w:rsid w:val="00E967D3"/>
    <w:rsid w:val="00E96E98"/>
    <w:rsid w:val="00EA0438"/>
    <w:rsid w:val="00EA056C"/>
    <w:rsid w:val="00EA06D5"/>
    <w:rsid w:val="00EA09D7"/>
    <w:rsid w:val="00EA0CA1"/>
    <w:rsid w:val="00EA0EFC"/>
    <w:rsid w:val="00EA108E"/>
    <w:rsid w:val="00EA11F6"/>
    <w:rsid w:val="00EA183A"/>
    <w:rsid w:val="00EA212E"/>
    <w:rsid w:val="00EA2197"/>
    <w:rsid w:val="00EA27FF"/>
    <w:rsid w:val="00EA2C08"/>
    <w:rsid w:val="00EA2D77"/>
    <w:rsid w:val="00EA2E8B"/>
    <w:rsid w:val="00EA3510"/>
    <w:rsid w:val="00EA3659"/>
    <w:rsid w:val="00EA36A2"/>
    <w:rsid w:val="00EA3B38"/>
    <w:rsid w:val="00EA40AD"/>
    <w:rsid w:val="00EA5399"/>
    <w:rsid w:val="00EA5C69"/>
    <w:rsid w:val="00EA5E48"/>
    <w:rsid w:val="00EA5F73"/>
    <w:rsid w:val="00EA63B4"/>
    <w:rsid w:val="00EA6AA4"/>
    <w:rsid w:val="00EA70C5"/>
    <w:rsid w:val="00EA7142"/>
    <w:rsid w:val="00EA73D3"/>
    <w:rsid w:val="00EA7DED"/>
    <w:rsid w:val="00EA7EA5"/>
    <w:rsid w:val="00EA7F6E"/>
    <w:rsid w:val="00EB0897"/>
    <w:rsid w:val="00EB0D76"/>
    <w:rsid w:val="00EB1026"/>
    <w:rsid w:val="00EB19EC"/>
    <w:rsid w:val="00EB1D6E"/>
    <w:rsid w:val="00EB1DD0"/>
    <w:rsid w:val="00EB1F75"/>
    <w:rsid w:val="00EB2901"/>
    <w:rsid w:val="00EB2962"/>
    <w:rsid w:val="00EB2D68"/>
    <w:rsid w:val="00EB3037"/>
    <w:rsid w:val="00EB43F1"/>
    <w:rsid w:val="00EB44E7"/>
    <w:rsid w:val="00EB47E5"/>
    <w:rsid w:val="00EB49A0"/>
    <w:rsid w:val="00EB4A27"/>
    <w:rsid w:val="00EB51C3"/>
    <w:rsid w:val="00EB5529"/>
    <w:rsid w:val="00EB55E9"/>
    <w:rsid w:val="00EB7483"/>
    <w:rsid w:val="00EB756F"/>
    <w:rsid w:val="00EB7849"/>
    <w:rsid w:val="00EB7C71"/>
    <w:rsid w:val="00EB7DE2"/>
    <w:rsid w:val="00EC00FB"/>
    <w:rsid w:val="00EC0421"/>
    <w:rsid w:val="00EC12F3"/>
    <w:rsid w:val="00EC1AF7"/>
    <w:rsid w:val="00EC1D20"/>
    <w:rsid w:val="00EC265A"/>
    <w:rsid w:val="00EC2D33"/>
    <w:rsid w:val="00EC2DD4"/>
    <w:rsid w:val="00EC5006"/>
    <w:rsid w:val="00EC525A"/>
    <w:rsid w:val="00EC5863"/>
    <w:rsid w:val="00EC5864"/>
    <w:rsid w:val="00EC5AD4"/>
    <w:rsid w:val="00EC5AF6"/>
    <w:rsid w:val="00EC62B7"/>
    <w:rsid w:val="00EC633F"/>
    <w:rsid w:val="00EC6BDB"/>
    <w:rsid w:val="00EC6BE0"/>
    <w:rsid w:val="00EC71B7"/>
    <w:rsid w:val="00ED0210"/>
    <w:rsid w:val="00ED0431"/>
    <w:rsid w:val="00ED078D"/>
    <w:rsid w:val="00ED083E"/>
    <w:rsid w:val="00ED0CC6"/>
    <w:rsid w:val="00ED0E8C"/>
    <w:rsid w:val="00ED1215"/>
    <w:rsid w:val="00ED1985"/>
    <w:rsid w:val="00ED1F24"/>
    <w:rsid w:val="00ED22A2"/>
    <w:rsid w:val="00ED2768"/>
    <w:rsid w:val="00ED2B66"/>
    <w:rsid w:val="00ED2D4B"/>
    <w:rsid w:val="00ED3419"/>
    <w:rsid w:val="00ED3B54"/>
    <w:rsid w:val="00ED3B8C"/>
    <w:rsid w:val="00ED41F7"/>
    <w:rsid w:val="00ED4E5D"/>
    <w:rsid w:val="00ED50E4"/>
    <w:rsid w:val="00ED56B7"/>
    <w:rsid w:val="00ED5DD0"/>
    <w:rsid w:val="00ED6925"/>
    <w:rsid w:val="00EE052E"/>
    <w:rsid w:val="00EE07ED"/>
    <w:rsid w:val="00EE0BD7"/>
    <w:rsid w:val="00EE15BD"/>
    <w:rsid w:val="00EE19CC"/>
    <w:rsid w:val="00EE1A10"/>
    <w:rsid w:val="00EE1C39"/>
    <w:rsid w:val="00EE26C1"/>
    <w:rsid w:val="00EE2B96"/>
    <w:rsid w:val="00EE2DA7"/>
    <w:rsid w:val="00EE2F7B"/>
    <w:rsid w:val="00EE310A"/>
    <w:rsid w:val="00EE34D5"/>
    <w:rsid w:val="00EE3C5E"/>
    <w:rsid w:val="00EE48A9"/>
    <w:rsid w:val="00EE4AFF"/>
    <w:rsid w:val="00EE59B5"/>
    <w:rsid w:val="00EE5AA6"/>
    <w:rsid w:val="00EE631D"/>
    <w:rsid w:val="00EE6340"/>
    <w:rsid w:val="00EE648C"/>
    <w:rsid w:val="00EE6947"/>
    <w:rsid w:val="00EE6A14"/>
    <w:rsid w:val="00EE6B23"/>
    <w:rsid w:val="00EE70DC"/>
    <w:rsid w:val="00EE76B4"/>
    <w:rsid w:val="00EE7CFD"/>
    <w:rsid w:val="00EF03B0"/>
    <w:rsid w:val="00EF0414"/>
    <w:rsid w:val="00EF04A6"/>
    <w:rsid w:val="00EF05A7"/>
    <w:rsid w:val="00EF0D6D"/>
    <w:rsid w:val="00EF14E4"/>
    <w:rsid w:val="00EF1F39"/>
    <w:rsid w:val="00EF262C"/>
    <w:rsid w:val="00EF2C5F"/>
    <w:rsid w:val="00EF2CF7"/>
    <w:rsid w:val="00EF3087"/>
    <w:rsid w:val="00EF345D"/>
    <w:rsid w:val="00EF3477"/>
    <w:rsid w:val="00EF395F"/>
    <w:rsid w:val="00EF3A89"/>
    <w:rsid w:val="00EF44EF"/>
    <w:rsid w:val="00EF4A2D"/>
    <w:rsid w:val="00EF4B27"/>
    <w:rsid w:val="00EF4BDB"/>
    <w:rsid w:val="00EF5C47"/>
    <w:rsid w:val="00EF6064"/>
    <w:rsid w:val="00EF6407"/>
    <w:rsid w:val="00EF685E"/>
    <w:rsid w:val="00EF6A05"/>
    <w:rsid w:val="00EF79E5"/>
    <w:rsid w:val="00EF7BC6"/>
    <w:rsid w:val="00EF7C84"/>
    <w:rsid w:val="00EF7FE7"/>
    <w:rsid w:val="00F00199"/>
    <w:rsid w:val="00F00894"/>
    <w:rsid w:val="00F00BAE"/>
    <w:rsid w:val="00F00E6D"/>
    <w:rsid w:val="00F00F28"/>
    <w:rsid w:val="00F01DBC"/>
    <w:rsid w:val="00F01E46"/>
    <w:rsid w:val="00F020D9"/>
    <w:rsid w:val="00F03956"/>
    <w:rsid w:val="00F03A57"/>
    <w:rsid w:val="00F03CA5"/>
    <w:rsid w:val="00F041B1"/>
    <w:rsid w:val="00F04395"/>
    <w:rsid w:val="00F04418"/>
    <w:rsid w:val="00F04BE2"/>
    <w:rsid w:val="00F05299"/>
    <w:rsid w:val="00F054A7"/>
    <w:rsid w:val="00F058BA"/>
    <w:rsid w:val="00F05BA6"/>
    <w:rsid w:val="00F05C11"/>
    <w:rsid w:val="00F05D78"/>
    <w:rsid w:val="00F05E5F"/>
    <w:rsid w:val="00F0607A"/>
    <w:rsid w:val="00F0635E"/>
    <w:rsid w:val="00F06844"/>
    <w:rsid w:val="00F06CDB"/>
    <w:rsid w:val="00F06EE7"/>
    <w:rsid w:val="00F0742F"/>
    <w:rsid w:val="00F07BA1"/>
    <w:rsid w:val="00F07CDF"/>
    <w:rsid w:val="00F07FE0"/>
    <w:rsid w:val="00F10152"/>
    <w:rsid w:val="00F104C7"/>
    <w:rsid w:val="00F107C4"/>
    <w:rsid w:val="00F10ACA"/>
    <w:rsid w:val="00F11326"/>
    <w:rsid w:val="00F115B1"/>
    <w:rsid w:val="00F11EAD"/>
    <w:rsid w:val="00F13037"/>
    <w:rsid w:val="00F131FF"/>
    <w:rsid w:val="00F1329A"/>
    <w:rsid w:val="00F132F9"/>
    <w:rsid w:val="00F14624"/>
    <w:rsid w:val="00F14676"/>
    <w:rsid w:val="00F149AC"/>
    <w:rsid w:val="00F14DE6"/>
    <w:rsid w:val="00F15062"/>
    <w:rsid w:val="00F15532"/>
    <w:rsid w:val="00F155B8"/>
    <w:rsid w:val="00F15BC7"/>
    <w:rsid w:val="00F15DF5"/>
    <w:rsid w:val="00F166E0"/>
    <w:rsid w:val="00F16A66"/>
    <w:rsid w:val="00F16B56"/>
    <w:rsid w:val="00F16B72"/>
    <w:rsid w:val="00F16E39"/>
    <w:rsid w:val="00F16FCB"/>
    <w:rsid w:val="00F173BC"/>
    <w:rsid w:val="00F17450"/>
    <w:rsid w:val="00F17646"/>
    <w:rsid w:val="00F178E9"/>
    <w:rsid w:val="00F17DB2"/>
    <w:rsid w:val="00F200F1"/>
    <w:rsid w:val="00F201F5"/>
    <w:rsid w:val="00F20899"/>
    <w:rsid w:val="00F20A00"/>
    <w:rsid w:val="00F20ED4"/>
    <w:rsid w:val="00F20F49"/>
    <w:rsid w:val="00F2117F"/>
    <w:rsid w:val="00F21C09"/>
    <w:rsid w:val="00F21E00"/>
    <w:rsid w:val="00F2238B"/>
    <w:rsid w:val="00F228C3"/>
    <w:rsid w:val="00F22A1B"/>
    <w:rsid w:val="00F22CAD"/>
    <w:rsid w:val="00F22CC5"/>
    <w:rsid w:val="00F22D63"/>
    <w:rsid w:val="00F2305A"/>
    <w:rsid w:val="00F23154"/>
    <w:rsid w:val="00F232D6"/>
    <w:rsid w:val="00F237CF"/>
    <w:rsid w:val="00F24534"/>
    <w:rsid w:val="00F246DB"/>
    <w:rsid w:val="00F24A75"/>
    <w:rsid w:val="00F25766"/>
    <w:rsid w:val="00F2593F"/>
    <w:rsid w:val="00F25D63"/>
    <w:rsid w:val="00F26A69"/>
    <w:rsid w:val="00F26E5F"/>
    <w:rsid w:val="00F27AD8"/>
    <w:rsid w:val="00F27C10"/>
    <w:rsid w:val="00F3040F"/>
    <w:rsid w:val="00F30667"/>
    <w:rsid w:val="00F318BA"/>
    <w:rsid w:val="00F31906"/>
    <w:rsid w:val="00F31926"/>
    <w:rsid w:val="00F31EFE"/>
    <w:rsid w:val="00F32C2E"/>
    <w:rsid w:val="00F32CF6"/>
    <w:rsid w:val="00F337BE"/>
    <w:rsid w:val="00F33924"/>
    <w:rsid w:val="00F33B8F"/>
    <w:rsid w:val="00F33D10"/>
    <w:rsid w:val="00F33DDD"/>
    <w:rsid w:val="00F33ED4"/>
    <w:rsid w:val="00F3401C"/>
    <w:rsid w:val="00F344A0"/>
    <w:rsid w:val="00F35402"/>
    <w:rsid w:val="00F35737"/>
    <w:rsid w:val="00F36765"/>
    <w:rsid w:val="00F36B68"/>
    <w:rsid w:val="00F36BD5"/>
    <w:rsid w:val="00F36F88"/>
    <w:rsid w:val="00F370FA"/>
    <w:rsid w:val="00F37216"/>
    <w:rsid w:val="00F37565"/>
    <w:rsid w:val="00F375FB"/>
    <w:rsid w:val="00F379EB"/>
    <w:rsid w:val="00F37F5D"/>
    <w:rsid w:val="00F404C9"/>
    <w:rsid w:val="00F40606"/>
    <w:rsid w:val="00F40B28"/>
    <w:rsid w:val="00F412CF"/>
    <w:rsid w:val="00F41625"/>
    <w:rsid w:val="00F417A0"/>
    <w:rsid w:val="00F41D2F"/>
    <w:rsid w:val="00F41D89"/>
    <w:rsid w:val="00F422BA"/>
    <w:rsid w:val="00F42611"/>
    <w:rsid w:val="00F42BD3"/>
    <w:rsid w:val="00F42DC2"/>
    <w:rsid w:val="00F43891"/>
    <w:rsid w:val="00F4399D"/>
    <w:rsid w:val="00F44027"/>
    <w:rsid w:val="00F441CC"/>
    <w:rsid w:val="00F448BB"/>
    <w:rsid w:val="00F44C58"/>
    <w:rsid w:val="00F44FC5"/>
    <w:rsid w:val="00F4518C"/>
    <w:rsid w:val="00F4559B"/>
    <w:rsid w:val="00F4595E"/>
    <w:rsid w:val="00F45BB7"/>
    <w:rsid w:val="00F461DB"/>
    <w:rsid w:val="00F46274"/>
    <w:rsid w:val="00F46C9B"/>
    <w:rsid w:val="00F4707C"/>
    <w:rsid w:val="00F473C6"/>
    <w:rsid w:val="00F50080"/>
    <w:rsid w:val="00F50425"/>
    <w:rsid w:val="00F50A30"/>
    <w:rsid w:val="00F50B23"/>
    <w:rsid w:val="00F5104B"/>
    <w:rsid w:val="00F51297"/>
    <w:rsid w:val="00F5152F"/>
    <w:rsid w:val="00F51993"/>
    <w:rsid w:val="00F51A93"/>
    <w:rsid w:val="00F52418"/>
    <w:rsid w:val="00F52AA1"/>
    <w:rsid w:val="00F52FB0"/>
    <w:rsid w:val="00F5306E"/>
    <w:rsid w:val="00F539C8"/>
    <w:rsid w:val="00F54473"/>
    <w:rsid w:val="00F546E9"/>
    <w:rsid w:val="00F554C4"/>
    <w:rsid w:val="00F55D5F"/>
    <w:rsid w:val="00F55DE1"/>
    <w:rsid w:val="00F565FA"/>
    <w:rsid w:val="00F56662"/>
    <w:rsid w:val="00F5689D"/>
    <w:rsid w:val="00F56B00"/>
    <w:rsid w:val="00F5765E"/>
    <w:rsid w:val="00F578E3"/>
    <w:rsid w:val="00F57CBE"/>
    <w:rsid w:val="00F6041E"/>
    <w:rsid w:val="00F604BE"/>
    <w:rsid w:val="00F6096E"/>
    <w:rsid w:val="00F60FD6"/>
    <w:rsid w:val="00F612B3"/>
    <w:rsid w:val="00F6162C"/>
    <w:rsid w:val="00F61B1D"/>
    <w:rsid w:val="00F62E0A"/>
    <w:rsid w:val="00F62EDD"/>
    <w:rsid w:val="00F6397B"/>
    <w:rsid w:val="00F63B59"/>
    <w:rsid w:val="00F63C67"/>
    <w:rsid w:val="00F64588"/>
    <w:rsid w:val="00F646BE"/>
    <w:rsid w:val="00F647CE"/>
    <w:rsid w:val="00F64EB2"/>
    <w:rsid w:val="00F650D1"/>
    <w:rsid w:val="00F65B0C"/>
    <w:rsid w:val="00F65D9D"/>
    <w:rsid w:val="00F65EDC"/>
    <w:rsid w:val="00F660FC"/>
    <w:rsid w:val="00F66F3F"/>
    <w:rsid w:val="00F673B9"/>
    <w:rsid w:val="00F6748E"/>
    <w:rsid w:val="00F6799D"/>
    <w:rsid w:val="00F70300"/>
    <w:rsid w:val="00F7139E"/>
    <w:rsid w:val="00F716EE"/>
    <w:rsid w:val="00F71871"/>
    <w:rsid w:val="00F719E2"/>
    <w:rsid w:val="00F71D38"/>
    <w:rsid w:val="00F724CF"/>
    <w:rsid w:val="00F72B6C"/>
    <w:rsid w:val="00F7307E"/>
    <w:rsid w:val="00F73502"/>
    <w:rsid w:val="00F735AE"/>
    <w:rsid w:val="00F73791"/>
    <w:rsid w:val="00F737EC"/>
    <w:rsid w:val="00F73941"/>
    <w:rsid w:val="00F73AB3"/>
    <w:rsid w:val="00F74B29"/>
    <w:rsid w:val="00F74CBD"/>
    <w:rsid w:val="00F74D85"/>
    <w:rsid w:val="00F75018"/>
    <w:rsid w:val="00F75065"/>
    <w:rsid w:val="00F751B6"/>
    <w:rsid w:val="00F7524B"/>
    <w:rsid w:val="00F759A0"/>
    <w:rsid w:val="00F75C0B"/>
    <w:rsid w:val="00F76093"/>
    <w:rsid w:val="00F762D2"/>
    <w:rsid w:val="00F767D9"/>
    <w:rsid w:val="00F7774E"/>
    <w:rsid w:val="00F77880"/>
    <w:rsid w:val="00F77CFB"/>
    <w:rsid w:val="00F77FD3"/>
    <w:rsid w:val="00F80087"/>
    <w:rsid w:val="00F801B1"/>
    <w:rsid w:val="00F8078D"/>
    <w:rsid w:val="00F81090"/>
    <w:rsid w:val="00F8112F"/>
    <w:rsid w:val="00F81486"/>
    <w:rsid w:val="00F81BC6"/>
    <w:rsid w:val="00F82091"/>
    <w:rsid w:val="00F82926"/>
    <w:rsid w:val="00F82C21"/>
    <w:rsid w:val="00F83837"/>
    <w:rsid w:val="00F83988"/>
    <w:rsid w:val="00F83F4B"/>
    <w:rsid w:val="00F83F93"/>
    <w:rsid w:val="00F84126"/>
    <w:rsid w:val="00F84634"/>
    <w:rsid w:val="00F846DA"/>
    <w:rsid w:val="00F84A05"/>
    <w:rsid w:val="00F84C13"/>
    <w:rsid w:val="00F84EDB"/>
    <w:rsid w:val="00F84F2C"/>
    <w:rsid w:val="00F85B88"/>
    <w:rsid w:val="00F86A14"/>
    <w:rsid w:val="00F87246"/>
    <w:rsid w:val="00F87313"/>
    <w:rsid w:val="00F879E0"/>
    <w:rsid w:val="00F87F29"/>
    <w:rsid w:val="00F87F53"/>
    <w:rsid w:val="00F87FDC"/>
    <w:rsid w:val="00F90134"/>
    <w:rsid w:val="00F90582"/>
    <w:rsid w:val="00F90A70"/>
    <w:rsid w:val="00F90B3C"/>
    <w:rsid w:val="00F911FC"/>
    <w:rsid w:val="00F912F9"/>
    <w:rsid w:val="00F91613"/>
    <w:rsid w:val="00F91996"/>
    <w:rsid w:val="00F91E41"/>
    <w:rsid w:val="00F91EFF"/>
    <w:rsid w:val="00F92E27"/>
    <w:rsid w:val="00F92EF6"/>
    <w:rsid w:val="00F93254"/>
    <w:rsid w:val="00F93459"/>
    <w:rsid w:val="00F9372A"/>
    <w:rsid w:val="00F9373A"/>
    <w:rsid w:val="00F93863"/>
    <w:rsid w:val="00F94A5E"/>
    <w:rsid w:val="00F94C65"/>
    <w:rsid w:val="00F94DDD"/>
    <w:rsid w:val="00F94DFD"/>
    <w:rsid w:val="00F95921"/>
    <w:rsid w:val="00F95CE0"/>
    <w:rsid w:val="00F95ED8"/>
    <w:rsid w:val="00F96042"/>
    <w:rsid w:val="00F9659C"/>
    <w:rsid w:val="00F967AE"/>
    <w:rsid w:val="00F97318"/>
    <w:rsid w:val="00F97C9E"/>
    <w:rsid w:val="00FA007E"/>
    <w:rsid w:val="00FA042C"/>
    <w:rsid w:val="00FA04EF"/>
    <w:rsid w:val="00FA0BDB"/>
    <w:rsid w:val="00FA0C15"/>
    <w:rsid w:val="00FA0EA5"/>
    <w:rsid w:val="00FA18F0"/>
    <w:rsid w:val="00FA20BB"/>
    <w:rsid w:val="00FA2227"/>
    <w:rsid w:val="00FA2505"/>
    <w:rsid w:val="00FA2B06"/>
    <w:rsid w:val="00FA2C6C"/>
    <w:rsid w:val="00FA310E"/>
    <w:rsid w:val="00FA3ED6"/>
    <w:rsid w:val="00FA41EA"/>
    <w:rsid w:val="00FA482B"/>
    <w:rsid w:val="00FA4A39"/>
    <w:rsid w:val="00FA4CC3"/>
    <w:rsid w:val="00FA58AB"/>
    <w:rsid w:val="00FA595F"/>
    <w:rsid w:val="00FA628B"/>
    <w:rsid w:val="00FA68DC"/>
    <w:rsid w:val="00FA6A7A"/>
    <w:rsid w:val="00FA6AB3"/>
    <w:rsid w:val="00FA6B3C"/>
    <w:rsid w:val="00FA7032"/>
    <w:rsid w:val="00FA755D"/>
    <w:rsid w:val="00FA7665"/>
    <w:rsid w:val="00FA76B7"/>
    <w:rsid w:val="00FA76F0"/>
    <w:rsid w:val="00FA7941"/>
    <w:rsid w:val="00FA7BA9"/>
    <w:rsid w:val="00FA7C7B"/>
    <w:rsid w:val="00FA7F55"/>
    <w:rsid w:val="00FB03BC"/>
    <w:rsid w:val="00FB04ED"/>
    <w:rsid w:val="00FB05E8"/>
    <w:rsid w:val="00FB0864"/>
    <w:rsid w:val="00FB09CB"/>
    <w:rsid w:val="00FB0A70"/>
    <w:rsid w:val="00FB1089"/>
    <w:rsid w:val="00FB1273"/>
    <w:rsid w:val="00FB15BB"/>
    <w:rsid w:val="00FB17A9"/>
    <w:rsid w:val="00FB1C42"/>
    <w:rsid w:val="00FB205A"/>
    <w:rsid w:val="00FB2343"/>
    <w:rsid w:val="00FB238A"/>
    <w:rsid w:val="00FB24EA"/>
    <w:rsid w:val="00FB25BA"/>
    <w:rsid w:val="00FB2748"/>
    <w:rsid w:val="00FB2820"/>
    <w:rsid w:val="00FB30CD"/>
    <w:rsid w:val="00FB3340"/>
    <w:rsid w:val="00FB3701"/>
    <w:rsid w:val="00FB3CF5"/>
    <w:rsid w:val="00FB3D84"/>
    <w:rsid w:val="00FB3E12"/>
    <w:rsid w:val="00FB3E97"/>
    <w:rsid w:val="00FB42E0"/>
    <w:rsid w:val="00FB512C"/>
    <w:rsid w:val="00FB525F"/>
    <w:rsid w:val="00FB5282"/>
    <w:rsid w:val="00FB5825"/>
    <w:rsid w:val="00FB5D27"/>
    <w:rsid w:val="00FB5F87"/>
    <w:rsid w:val="00FB6187"/>
    <w:rsid w:val="00FB627E"/>
    <w:rsid w:val="00FB639D"/>
    <w:rsid w:val="00FB65AE"/>
    <w:rsid w:val="00FB690C"/>
    <w:rsid w:val="00FB6A85"/>
    <w:rsid w:val="00FB6C8B"/>
    <w:rsid w:val="00FB71B3"/>
    <w:rsid w:val="00FB7436"/>
    <w:rsid w:val="00FB756E"/>
    <w:rsid w:val="00FB7F72"/>
    <w:rsid w:val="00FC0B4D"/>
    <w:rsid w:val="00FC0F8E"/>
    <w:rsid w:val="00FC1A7C"/>
    <w:rsid w:val="00FC1BC9"/>
    <w:rsid w:val="00FC1D10"/>
    <w:rsid w:val="00FC1FE9"/>
    <w:rsid w:val="00FC2061"/>
    <w:rsid w:val="00FC2F1B"/>
    <w:rsid w:val="00FC354C"/>
    <w:rsid w:val="00FC35F2"/>
    <w:rsid w:val="00FC3AC8"/>
    <w:rsid w:val="00FC444E"/>
    <w:rsid w:val="00FC471C"/>
    <w:rsid w:val="00FC4816"/>
    <w:rsid w:val="00FC5014"/>
    <w:rsid w:val="00FC5325"/>
    <w:rsid w:val="00FC546A"/>
    <w:rsid w:val="00FC59CB"/>
    <w:rsid w:val="00FC5C45"/>
    <w:rsid w:val="00FC5F59"/>
    <w:rsid w:val="00FC632A"/>
    <w:rsid w:val="00FC6420"/>
    <w:rsid w:val="00FC66D1"/>
    <w:rsid w:val="00FC6C70"/>
    <w:rsid w:val="00FC7117"/>
    <w:rsid w:val="00FC7206"/>
    <w:rsid w:val="00FC7230"/>
    <w:rsid w:val="00FC72B5"/>
    <w:rsid w:val="00FC7758"/>
    <w:rsid w:val="00FC7BB4"/>
    <w:rsid w:val="00FD06FF"/>
    <w:rsid w:val="00FD0E4B"/>
    <w:rsid w:val="00FD168F"/>
    <w:rsid w:val="00FD18C5"/>
    <w:rsid w:val="00FD1DC4"/>
    <w:rsid w:val="00FD20BD"/>
    <w:rsid w:val="00FD25A0"/>
    <w:rsid w:val="00FD2A4B"/>
    <w:rsid w:val="00FD2B25"/>
    <w:rsid w:val="00FD2E84"/>
    <w:rsid w:val="00FD40CD"/>
    <w:rsid w:val="00FD47EC"/>
    <w:rsid w:val="00FD4CA0"/>
    <w:rsid w:val="00FD5702"/>
    <w:rsid w:val="00FD6262"/>
    <w:rsid w:val="00FD6A5D"/>
    <w:rsid w:val="00FD78AC"/>
    <w:rsid w:val="00FD7BB7"/>
    <w:rsid w:val="00FE02C8"/>
    <w:rsid w:val="00FE0453"/>
    <w:rsid w:val="00FE0562"/>
    <w:rsid w:val="00FE0708"/>
    <w:rsid w:val="00FE0DBD"/>
    <w:rsid w:val="00FE110C"/>
    <w:rsid w:val="00FE162E"/>
    <w:rsid w:val="00FE1790"/>
    <w:rsid w:val="00FE2DCF"/>
    <w:rsid w:val="00FE2E30"/>
    <w:rsid w:val="00FE2E95"/>
    <w:rsid w:val="00FE3940"/>
    <w:rsid w:val="00FE3CF9"/>
    <w:rsid w:val="00FE3DC9"/>
    <w:rsid w:val="00FE437C"/>
    <w:rsid w:val="00FE4AB1"/>
    <w:rsid w:val="00FE4B90"/>
    <w:rsid w:val="00FE5024"/>
    <w:rsid w:val="00FE5D71"/>
    <w:rsid w:val="00FE6438"/>
    <w:rsid w:val="00FE689D"/>
    <w:rsid w:val="00FE6D23"/>
    <w:rsid w:val="00FE6DEA"/>
    <w:rsid w:val="00FE72D0"/>
    <w:rsid w:val="00FE777B"/>
    <w:rsid w:val="00FF0140"/>
    <w:rsid w:val="00FF028E"/>
    <w:rsid w:val="00FF04C0"/>
    <w:rsid w:val="00FF061F"/>
    <w:rsid w:val="00FF075B"/>
    <w:rsid w:val="00FF13D0"/>
    <w:rsid w:val="00FF164E"/>
    <w:rsid w:val="00FF1866"/>
    <w:rsid w:val="00FF2307"/>
    <w:rsid w:val="00FF236C"/>
    <w:rsid w:val="00FF2971"/>
    <w:rsid w:val="00FF29B3"/>
    <w:rsid w:val="00FF2BFA"/>
    <w:rsid w:val="00FF380C"/>
    <w:rsid w:val="00FF3913"/>
    <w:rsid w:val="00FF3DAE"/>
    <w:rsid w:val="00FF3FCD"/>
    <w:rsid w:val="00FF4100"/>
    <w:rsid w:val="00FF412F"/>
    <w:rsid w:val="00FF4790"/>
    <w:rsid w:val="00FF502A"/>
    <w:rsid w:val="00FF5872"/>
    <w:rsid w:val="00FF5A95"/>
    <w:rsid w:val="00FF5B99"/>
    <w:rsid w:val="00FF5CE3"/>
    <w:rsid w:val="00FF5FA0"/>
    <w:rsid w:val="00FF6782"/>
    <w:rsid w:val="00FF6993"/>
    <w:rsid w:val="00FF6C62"/>
    <w:rsid w:val="00FF6E4A"/>
    <w:rsid w:val="00FF6F21"/>
    <w:rsid w:val="07046D8D"/>
    <w:rsid w:val="0716676A"/>
    <w:rsid w:val="0B496224"/>
    <w:rsid w:val="0C201924"/>
    <w:rsid w:val="0F2A3678"/>
    <w:rsid w:val="11C4010F"/>
    <w:rsid w:val="157D33EF"/>
    <w:rsid w:val="175355D1"/>
    <w:rsid w:val="1ACE2D7D"/>
    <w:rsid w:val="20F2257A"/>
    <w:rsid w:val="298843C0"/>
    <w:rsid w:val="3040696D"/>
    <w:rsid w:val="32087CFC"/>
    <w:rsid w:val="3A3F5AD9"/>
    <w:rsid w:val="47BF4A7E"/>
    <w:rsid w:val="5860674F"/>
    <w:rsid w:val="64153A28"/>
    <w:rsid w:val="67443483"/>
    <w:rsid w:val="6E364A2F"/>
    <w:rsid w:val="738B5AF0"/>
    <w:rsid w:val="748462BD"/>
    <w:rsid w:val="750F340D"/>
    <w:rsid w:val="79696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E6D34"/>
  <w15:docId w15:val="{94365075-0439-41AA-BEBA-96D075858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F67A4"/>
    <w:pPr>
      <w:widowControl w:val="0"/>
      <w:jc w:val="both"/>
    </w:pPr>
    <w:rPr>
      <w:kern w:val="2"/>
      <w:sz w:val="28"/>
    </w:rPr>
  </w:style>
  <w:style w:type="paragraph" w:styleId="1">
    <w:name w:val="heading 1"/>
    <w:basedOn w:val="a"/>
    <w:next w:val="a"/>
    <w:qFormat/>
    <w:pPr>
      <w:keepNext/>
      <w:jc w:val="right"/>
      <w:outlineLvl w:val="0"/>
    </w:pPr>
    <w:rPr>
      <w:rFonts w:ascii="Arial" w:hAnsi="Arial"/>
      <w:b/>
      <w:sz w:val="18"/>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0"/>
    <w:qFormat/>
    <w:pPr>
      <w:keepNext/>
      <w:keepLines/>
      <w:spacing w:before="280" w:after="290" w:line="376" w:lineRule="auto"/>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pacing w:line="360" w:lineRule="auto"/>
    </w:pPr>
    <w:rPr>
      <w:rFonts w:ascii="Arial Narrow" w:hAnsi="Arial Narrow"/>
      <w:sz w:val="21"/>
    </w:rPr>
  </w:style>
  <w:style w:type="paragraph" w:styleId="a4">
    <w:name w:val="caption"/>
    <w:basedOn w:val="a"/>
    <w:next w:val="a"/>
    <w:qFormat/>
    <w:pPr>
      <w:widowControl/>
      <w:spacing w:before="120"/>
      <w:jc w:val="left"/>
    </w:pPr>
    <w:rPr>
      <w:rFonts w:ascii="Arial" w:eastAsia="MS Mincho" w:hAnsi="Arial"/>
      <w:b/>
      <w:kern w:val="0"/>
      <w:sz w:val="20"/>
      <w:lang w:val="en-GB" w:eastAsia="ja-JP"/>
    </w:rPr>
  </w:style>
  <w:style w:type="paragraph" w:styleId="a5">
    <w:name w:val="Document Map"/>
    <w:basedOn w:val="a"/>
    <w:qFormat/>
    <w:pPr>
      <w:shd w:val="clear" w:color="auto" w:fill="000080"/>
    </w:pPr>
    <w:rPr>
      <w:rFonts w:ascii="宋体"/>
    </w:rPr>
  </w:style>
  <w:style w:type="paragraph" w:styleId="a6">
    <w:name w:val="annotation text"/>
    <w:basedOn w:val="a"/>
    <w:link w:val="a7"/>
    <w:qFormat/>
    <w:pPr>
      <w:jc w:val="left"/>
    </w:pPr>
  </w:style>
  <w:style w:type="paragraph" w:styleId="a8">
    <w:name w:val="Body Text"/>
    <w:basedOn w:val="a"/>
    <w:qFormat/>
  </w:style>
  <w:style w:type="paragraph" w:styleId="a9">
    <w:name w:val="Body Text Indent"/>
    <w:basedOn w:val="a"/>
    <w:link w:val="aa"/>
    <w:qFormat/>
    <w:pPr>
      <w:spacing w:line="580" w:lineRule="exact"/>
      <w:ind w:firstLineChars="200" w:firstLine="560"/>
    </w:pPr>
    <w:rPr>
      <w:rFonts w:eastAsia="楷体_GB2312"/>
    </w:rPr>
  </w:style>
  <w:style w:type="paragraph" w:styleId="21">
    <w:name w:val="List 2"/>
    <w:basedOn w:val="a"/>
    <w:qFormat/>
    <w:pPr>
      <w:ind w:leftChars="200" w:left="100" w:hangingChars="200" w:hanging="200"/>
    </w:pPr>
  </w:style>
  <w:style w:type="paragraph" w:styleId="22">
    <w:name w:val="Body Text Indent 2"/>
    <w:basedOn w:val="a"/>
    <w:qFormat/>
    <w:pPr>
      <w:tabs>
        <w:tab w:val="left" w:pos="800"/>
      </w:tabs>
      <w:snapToGrid w:val="0"/>
      <w:spacing w:line="360" w:lineRule="auto"/>
      <w:ind w:firstLine="555"/>
    </w:pPr>
    <w:rPr>
      <w:rFonts w:eastAsia="楷体_GB2312"/>
      <w:color w:val="FF0000"/>
    </w:rPr>
  </w:style>
  <w:style w:type="paragraph" w:styleId="ab">
    <w:name w:val="Balloon Text"/>
    <w:basedOn w:val="a"/>
    <w:qFormat/>
    <w:rPr>
      <w:sz w:val="18"/>
    </w:rPr>
  </w:style>
  <w:style w:type="paragraph" w:styleId="ac">
    <w:name w:val="footer"/>
    <w:basedOn w:val="a"/>
    <w:qFormat/>
    <w:pPr>
      <w:tabs>
        <w:tab w:val="center" w:pos="4153"/>
        <w:tab w:val="right" w:pos="8306"/>
      </w:tabs>
      <w:snapToGrid w:val="0"/>
      <w:jc w:val="left"/>
    </w:pPr>
    <w:rPr>
      <w:sz w:val="18"/>
    </w:rPr>
  </w:style>
  <w:style w:type="paragraph" w:styleId="ad">
    <w:name w:val="header"/>
    <w:basedOn w:val="a"/>
    <w:qFormat/>
    <w:pPr>
      <w:pBdr>
        <w:bottom w:val="single" w:sz="6" w:space="1" w:color="auto"/>
      </w:pBdr>
      <w:tabs>
        <w:tab w:val="center" w:pos="4153"/>
        <w:tab w:val="right" w:pos="8306"/>
      </w:tabs>
      <w:snapToGrid w:val="0"/>
      <w:jc w:val="center"/>
    </w:pPr>
    <w:rPr>
      <w:sz w:val="18"/>
    </w:rPr>
  </w:style>
  <w:style w:type="paragraph" w:styleId="ae">
    <w:name w:val="List"/>
    <w:basedOn w:val="a"/>
    <w:qFormat/>
    <w:pPr>
      <w:ind w:left="200" w:hangingChars="200" w:hanging="200"/>
    </w:pPr>
  </w:style>
  <w:style w:type="paragraph" w:styleId="3">
    <w:name w:val="Body Text Indent 3"/>
    <w:basedOn w:val="a"/>
    <w:qFormat/>
    <w:pPr>
      <w:tabs>
        <w:tab w:val="left" w:pos="800"/>
      </w:tabs>
      <w:snapToGrid w:val="0"/>
      <w:spacing w:beforeLines="50" w:line="360" w:lineRule="auto"/>
      <w:ind w:firstLine="556"/>
    </w:pPr>
    <w:rPr>
      <w:rFonts w:eastAsia="楷体_GB2312"/>
    </w:rPr>
  </w:style>
  <w:style w:type="paragraph" w:styleId="af">
    <w:name w:val="Normal (Web)"/>
    <w:basedOn w:val="a"/>
    <w:qFormat/>
    <w:pPr>
      <w:widowControl/>
      <w:spacing w:before="100" w:beforeAutospacing="1" w:after="100" w:afterAutospacing="1"/>
      <w:jc w:val="left"/>
    </w:pPr>
    <w:rPr>
      <w:rFonts w:ascii="宋体" w:hAnsi="宋体"/>
      <w:kern w:val="0"/>
      <w:sz w:val="24"/>
    </w:rPr>
  </w:style>
  <w:style w:type="paragraph" w:styleId="af0">
    <w:name w:val="annotation subject"/>
    <w:basedOn w:val="a6"/>
    <w:next w:val="a6"/>
    <w:qFormat/>
    <w:rPr>
      <w:b/>
    </w:rPr>
  </w:style>
  <w:style w:type="paragraph" w:styleId="af1">
    <w:name w:val="Body Text First Indent"/>
    <w:basedOn w:val="a8"/>
    <w:qFormat/>
    <w:pPr>
      <w:spacing w:after="120"/>
      <w:ind w:firstLineChars="100" w:firstLine="420"/>
    </w:p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qFormat/>
  </w:style>
  <w:style w:type="character" w:styleId="af4">
    <w:name w:val="Emphasis"/>
    <w:qFormat/>
    <w:rPr>
      <w:color w:val="CC0000"/>
    </w:rPr>
  </w:style>
  <w:style w:type="character" w:styleId="af5">
    <w:name w:val="Hyperlink"/>
    <w:qFormat/>
    <w:rPr>
      <w:color w:val="0000FF"/>
      <w:u w:val="single"/>
    </w:rPr>
  </w:style>
  <w:style w:type="character" w:styleId="af6">
    <w:name w:val="annotation reference"/>
    <w:qFormat/>
    <w:rPr>
      <w:sz w:val="21"/>
    </w:rPr>
  </w:style>
  <w:style w:type="character" w:customStyle="1" w:styleId="50">
    <w:name w:val="标题 5 字符"/>
    <w:link w:val="5"/>
    <w:semiHidden/>
    <w:qFormat/>
    <w:rPr>
      <w:rFonts w:eastAsia="宋体"/>
      <w:b/>
      <w:bCs/>
      <w:kern w:val="2"/>
      <w:sz w:val="28"/>
      <w:szCs w:val="28"/>
      <w:lang w:val="en-US" w:eastAsia="zh-CN" w:bidi="ar-SA"/>
    </w:rPr>
  </w:style>
  <w:style w:type="character" w:customStyle="1" w:styleId="a7">
    <w:name w:val="批注文字 字符"/>
    <w:link w:val="a6"/>
    <w:qFormat/>
    <w:rPr>
      <w:kern w:val="2"/>
      <w:sz w:val="28"/>
    </w:rPr>
  </w:style>
  <w:style w:type="character" w:customStyle="1" w:styleId="aa">
    <w:name w:val="正文文本缩进 字符"/>
    <w:link w:val="a9"/>
    <w:qFormat/>
    <w:rPr>
      <w:rFonts w:eastAsia="楷体_GB2312"/>
      <w:kern w:val="2"/>
      <w:sz w:val="28"/>
    </w:rPr>
  </w:style>
  <w:style w:type="character" w:customStyle="1" w:styleId="2CharChar">
    <w:name w:val="标题2 Char Char"/>
    <w:link w:val="2Char"/>
    <w:qFormat/>
    <w:rPr>
      <w:rFonts w:ascii="宋体" w:eastAsia="宋体"/>
      <w:sz w:val="24"/>
      <w:lang w:val="en-US" w:eastAsia="zh-CN"/>
    </w:rPr>
  </w:style>
  <w:style w:type="paragraph" w:customStyle="1" w:styleId="2Char">
    <w:name w:val="标题2 Char"/>
    <w:basedOn w:val="a"/>
    <w:link w:val="2CharChar"/>
    <w:qFormat/>
    <w:pPr>
      <w:autoSpaceDE w:val="0"/>
      <w:autoSpaceDN w:val="0"/>
      <w:adjustRightInd w:val="0"/>
      <w:spacing w:line="360" w:lineRule="auto"/>
      <w:jc w:val="left"/>
    </w:pPr>
    <w:rPr>
      <w:rFonts w:ascii="宋体"/>
      <w:kern w:val="0"/>
      <w:sz w:val="24"/>
    </w:rPr>
  </w:style>
  <w:style w:type="character" w:customStyle="1" w:styleId="c1">
    <w:name w:val="c1"/>
    <w:basedOn w:val="a0"/>
    <w:qFormat/>
  </w:style>
  <w:style w:type="character" w:customStyle="1" w:styleId="f14">
    <w:name w:val="f14"/>
    <w:basedOn w:val="a0"/>
    <w:qFormat/>
  </w:style>
  <w:style w:type="character" w:customStyle="1" w:styleId="Char">
    <w:name w:val="编写建议 Char"/>
    <w:link w:val="af7"/>
    <w:qFormat/>
    <w:rPr>
      <w:rFonts w:eastAsia="宋体"/>
      <w:i/>
      <w:color w:val="0000FF"/>
      <w:sz w:val="21"/>
      <w:lang w:val="en-US" w:eastAsia="zh-CN"/>
    </w:rPr>
  </w:style>
  <w:style w:type="paragraph" w:customStyle="1" w:styleId="af7">
    <w:name w:val="编写建议"/>
    <w:basedOn w:val="a"/>
    <w:link w:val="Char"/>
    <w:qFormat/>
    <w:pPr>
      <w:autoSpaceDE w:val="0"/>
      <w:autoSpaceDN w:val="0"/>
      <w:adjustRightInd w:val="0"/>
      <w:spacing w:line="360" w:lineRule="auto"/>
      <w:ind w:left="1134"/>
    </w:pPr>
    <w:rPr>
      <w:i/>
      <w:color w:val="0000FF"/>
      <w:kern w:val="0"/>
      <w:sz w:val="21"/>
    </w:rPr>
  </w:style>
  <w:style w:type="character" w:customStyle="1" w:styleId="b1">
    <w:name w:val="b1"/>
    <w:basedOn w:val="a0"/>
    <w:qFormat/>
  </w:style>
  <w:style w:type="character" w:customStyle="1" w:styleId="top111">
    <w:name w:val="top111"/>
    <w:qFormat/>
    <w:rPr>
      <w:color w:val="000000"/>
      <w:sz w:val="21"/>
    </w:rPr>
  </w:style>
  <w:style w:type="character" w:customStyle="1" w:styleId="unnamed21">
    <w:name w:val="unnamed21"/>
    <w:basedOn w:val="a0"/>
    <w:qFormat/>
  </w:style>
  <w:style w:type="paragraph" w:customStyle="1" w:styleId="TAC">
    <w:name w:val="TAC"/>
    <w:basedOn w:val="TAL"/>
    <w:qFormat/>
    <w:pPr>
      <w:jc w:val="center"/>
    </w:pPr>
  </w:style>
  <w:style w:type="paragraph" w:customStyle="1" w:styleId="TAL">
    <w:name w:val="TAL"/>
    <w:basedOn w:val="a"/>
    <w:qFormat/>
    <w:pPr>
      <w:keepNext/>
      <w:keepLines/>
      <w:widowControl/>
      <w:overflowPunct w:val="0"/>
      <w:autoSpaceDE w:val="0"/>
      <w:autoSpaceDN w:val="0"/>
      <w:adjustRightInd w:val="0"/>
      <w:jc w:val="left"/>
      <w:textAlignment w:val="baseline"/>
    </w:pPr>
    <w:rPr>
      <w:rFonts w:ascii="Arial" w:hAnsi="Arial"/>
      <w:kern w:val="0"/>
      <w:sz w:val="18"/>
      <w:lang w:val="en-GB" w:eastAsia="en-US"/>
    </w:rPr>
  </w:style>
  <w:style w:type="paragraph" w:customStyle="1" w:styleId="TableHead">
    <w:name w:val="Table_Head"/>
    <w:basedOn w:val="TableText"/>
    <w:qFormat/>
    <w:pPr>
      <w:spacing w:before="80" w:after="80"/>
      <w:jc w:val="center"/>
    </w:pPr>
    <w:rPr>
      <w:b/>
    </w:rPr>
  </w:style>
  <w:style w:type="paragraph" w:customStyle="1" w:styleId="TableText">
    <w:name w:val="Table_Text"/>
    <w:basedOn w:val="a"/>
    <w:qFormat/>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MS Mincho"/>
      <w:kern w:val="0"/>
      <w:sz w:val="22"/>
      <w:lang w:val="en-GB" w:eastAsia="ja-JP"/>
    </w:rPr>
  </w:style>
  <w:style w:type="paragraph" w:customStyle="1" w:styleId="CharCharCharCharCharCharCharCharCharChar">
    <w:name w:val="Char Char Char Char (文字) (文字) Char Char Char Char Char Char"/>
    <w:qFormat/>
    <w:pPr>
      <w:keepNext/>
      <w:tabs>
        <w:tab w:val="left" w:pos="851"/>
      </w:tabs>
      <w:autoSpaceDE w:val="0"/>
      <w:autoSpaceDN w:val="0"/>
      <w:adjustRightInd w:val="0"/>
      <w:spacing w:before="60" w:after="60"/>
      <w:ind w:left="851" w:hanging="851"/>
      <w:jc w:val="both"/>
    </w:pPr>
    <w:rPr>
      <w:rFonts w:ascii="Arial" w:hAnsi="Arial"/>
      <w:color w:val="0000FF"/>
      <w:kern w:val="2"/>
    </w:rPr>
  </w:style>
  <w:style w:type="paragraph" w:customStyle="1" w:styleId="ParaCharCharCharCharCharCharCharCharCharChar">
    <w:name w:val="默认段落字体 Para Char Char Char Char Char Char Char Char Char Char"/>
    <w:basedOn w:val="a"/>
    <w:qFormat/>
    <w:rPr>
      <w:rFonts w:ascii="Tahoma" w:hAnsi="Tahoma"/>
      <w:sz w:val="24"/>
    </w:rPr>
  </w:style>
  <w:style w:type="paragraph" w:customStyle="1" w:styleId="af8">
    <w:name w:val="缺省文本"/>
    <w:basedOn w:val="a"/>
    <w:qFormat/>
    <w:pPr>
      <w:autoSpaceDE w:val="0"/>
      <w:autoSpaceDN w:val="0"/>
      <w:adjustRightInd w:val="0"/>
      <w:jc w:val="left"/>
    </w:pPr>
    <w:rPr>
      <w:kern w:val="0"/>
      <w:sz w:val="24"/>
    </w:rPr>
  </w:style>
  <w:style w:type="paragraph" w:customStyle="1" w:styleId="af9">
    <w:name w:val="实施日期"/>
    <w:basedOn w:val="a"/>
    <w:qFormat/>
    <w:pPr>
      <w:widowControl/>
      <w:jc w:val="right"/>
    </w:pPr>
    <w:rPr>
      <w:rFonts w:eastAsia="黑体"/>
      <w:kern w:val="0"/>
    </w:rPr>
  </w:style>
  <w:style w:type="paragraph" w:customStyle="1" w:styleId="SubItemList">
    <w:name w:val="Sub Item List"/>
    <w:basedOn w:val="a"/>
    <w:qFormat/>
    <w:pPr>
      <w:tabs>
        <w:tab w:val="left" w:pos="2829"/>
      </w:tabs>
      <w:ind w:left="2830" w:hanging="284"/>
    </w:pPr>
    <w:rPr>
      <w:sz w:val="21"/>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
    <w:qFormat/>
    <w:rPr>
      <w:rFonts w:ascii="Tahoma" w:hAnsi="Tahoma"/>
      <w:sz w:val="24"/>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a"/>
    <w:qFormat/>
    <w:rPr>
      <w:rFonts w:ascii="Tahoma" w:hAnsi="Tahoma"/>
      <w:sz w:val="24"/>
    </w:rPr>
  </w:style>
  <w:style w:type="paragraph" w:customStyle="1" w:styleId="B10">
    <w:name w:val="B1"/>
    <w:basedOn w:val="ae"/>
    <w:qFormat/>
    <w:pPr>
      <w:widowControl/>
      <w:overflowPunct w:val="0"/>
      <w:autoSpaceDE w:val="0"/>
      <w:autoSpaceDN w:val="0"/>
      <w:adjustRightInd w:val="0"/>
      <w:spacing w:after="180"/>
      <w:ind w:left="568" w:firstLineChars="0" w:hanging="284"/>
      <w:jc w:val="left"/>
      <w:textAlignment w:val="baseline"/>
    </w:pPr>
    <w:rPr>
      <w:kern w:val="0"/>
      <w:sz w:val="20"/>
      <w:lang w:val="en-GB" w:eastAsia="en-US"/>
    </w:rPr>
  </w:style>
  <w:style w:type="paragraph" w:customStyle="1" w:styleId="ParaChar">
    <w:name w:val="默认段落字体 Para Char"/>
    <w:basedOn w:val="a"/>
    <w:qFormat/>
    <w:rPr>
      <w:rFonts w:ascii="Arial" w:hAnsi="Arial"/>
      <w:sz w:val="21"/>
    </w:rPr>
  </w:style>
  <w:style w:type="paragraph" w:customStyle="1" w:styleId="CharCharChar1CharCharCharCharCharCharCharCharCharChar">
    <w:name w:val="Char Char Char1 Char Char Char Char Char Char Char Char Char Char"/>
    <w:basedOn w:val="a"/>
    <w:qFormat/>
  </w:style>
  <w:style w:type="paragraph" w:customStyle="1" w:styleId="MotorolaResponse1CharCharCharCharCharChar">
    <w:name w:val="Motorola Response1 Char Char Char Char Char Char"/>
    <w:next w:val="a"/>
    <w:qFormat/>
    <w:pPr>
      <w:keepNext/>
      <w:tabs>
        <w:tab w:val="left" w:pos="420"/>
      </w:tabs>
      <w:autoSpaceDE w:val="0"/>
      <w:autoSpaceDN w:val="0"/>
      <w:adjustRightInd w:val="0"/>
      <w:ind w:left="420" w:hanging="420"/>
      <w:jc w:val="both"/>
    </w:pPr>
    <w:rPr>
      <w:rFonts w:eastAsia="Times New Roman"/>
      <w:kern w:val="2"/>
      <w:lang w:val="en-GB"/>
    </w:rPr>
  </w:style>
  <w:style w:type="paragraph" w:customStyle="1" w:styleId="23">
    <w:name w:val="2"/>
    <w:basedOn w:val="a"/>
    <w:qFormat/>
    <w:pPr>
      <w:widowControl/>
    </w:pPr>
    <w:rPr>
      <w:rFonts w:ascii="Tahoma" w:hAnsi="Tahoma"/>
      <w:sz w:val="24"/>
    </w:rPr>
  </w:style>
  <w:style w:type="paragraph" w:customStyle="1" w:styleId="TAH">
    <w:name w:val="TAH"/>
    <w:basedOn w:val="TAC"/>
    <w:qFormat/>
    <w:rPr>
      <w:b/>
    </w:rPr>
  </w:style>
  <w:style w:type="paragraph" w:customStyle="1" w:styleId="afa">
    <w:name w:val="表格文本居左"/>
    <w:basedOn w:val="a"/>
    <w:qFormat/>
    <w:pPr>
      <w:widowControl/>
    </w:pPr>
    <w:rPr>
      <w:rFonts w:ascii="Arial" w:hAnsi="Arial"/>
      <w:sz w:val="21"/>
    </w:rPr>
  </w:style>
  <w:style w:type="paragraph" w:customStyle="1" w:styleId="afb">
    <w:name w:val="表号"/>
    <w:basedOn w:val="a"/>
    <w:next w:val="af1"/>
    <w:qFormat/>
    <w:pPr>
      <w:keepLines/>
      <w:autoSpaceDE w:val="0"/>
      <w:autoSpaceDN w:val="0"/>
      <w:adjustRightInd w:val="0"/>
      <w:spacing w:line="360" w:lineRule="auto"/>
      <w:jc w:val="center"/>
    </w:pPr>
    <w:rPr>
      <w:rFonts w:ascii="Arial" w:hAnsi="Arial"/>
      <w:kern w:val="0"/>
      <w:sz w:val="18"/>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
    <w:qFormat/>
    <w:rPr>
      <w:rFonts w:ascii="Tahoma" w:hAnsi="Tahoma"/>
      <w:sz w:val="24"/>
    </w:rPr>
  </w:style>
  <w:style w:type="paragraph" w:customStyle="1" w:styleId="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w:basedOn w:val="a"/>
    <w:qFormat/>
    <w:rPr>
      <w:rFonts w:ascii="Tahoma" w:hAnsi="Tahoma"/>
      <w:sz w:val="24"/>
    </w:rPr>
  </w:style>
  <w:style w:type="paragraph" w:customStyle="1" w:styleId="afc">
    <w:name w:val="表头文本"/>
    <w:qFormat/>
    <w:pPr>
      <w:jc w:val="center"/>
    </w:pPr>
    <w:rPr>
      <w:rFonts w:ascii="Arial" w:hAnsi="Arial"/>
      <w:b/>
      <w:sz w:val="21"/>
    </w:rPr>
  </w:style>
  <w:style w:type="paragraph" w:customStyle="1" w:styleId="TF">
    <w:name w:val="TF"/>
    <w:basedOn w:val="a"/>
    <w:qFormat/>
    <w:pPr>
      <w:keepLines/>
      <w:widowControl/>
      <w:overflowPunct w:val="0"/>
      <w:autoSpaceDE w:val="0"/>
      <w:autoSpaceDN w:val="0"/>
      <w:adjustRightInd w:val="0"/>
      <w:spacing w:after="240"/>
      <w:jc w:val="center"/>
      <w:textAlignment w:val="baseline"/>
    </w:pPr>
    <w:rPr>
      <w:rFonts w:ascii="Arial" w:hAnsi="Arial"/>
      <w:b/>
      <w:kern w:val="0"/>
      <w:sz w:val="20"/>
      <w:lang w:val="en-GB" w:eastAsia="en-US"/>
    </w:rPr>
  </w:style>
  <w:style w:type="paragraph" w:customStyle="1" w:styleId="afd">
    <w:name w:val="封面华为技术"/>
    <w:basedOn w:val="a"/>
    <w:qFormat/>
    <w:pPr>
      <w:autoSpaceDE w:val="0"/>
      <w:autoSpaceDN w:val="0"/>
      <w:adjustRightInd w:val="0"/>
      <w:spacing w:line="360" w:lineRule="auto"/>
      <w:jc w:val="center"/>
    </w:pPr>
    <w:rPr>
      <w:rFonts w:ascii="Arial" w:eastAsia="黑体" w:hAnsi="Arial"/>
      <w:kern w:val="0"/>
      <w:sz w:val="32"/>
    </w:rPr>
  </w:style>
  <w:style w:type="paragraph" w:customStyle="1" w:styleId="ParaCharCharCharCharCharCharChar">
    <w:name w:val="默认段落字体 Para Char Char Char Char Char Char Char"/>
    <w:basedOn w:val="a"/>
    <w:qFormat/>
    <w:rPr>
      <w:rFonts w:ascii="Tahoma" w:hAnsi="Tahoma"/>
      <w:sz w:val="24"/>
    </w:rPr>
  </w:style>
  <w:style w:type="paragraph" w:customStyle="1" w:styleId="CharCharCharCharCharCharCharCharCharCharCharChar">
    <w:name w:val="Char Char Char Char Char Char Char Char Char Char Char Char"/>
    <w:qFormat/>
    <w:pPr>
      <w:keepNext/>
      <w:tabs>
        <w:tab w:val="left" w:pos="-1134"/>
      </w:tabs>
      <w:autoSpaceDE w:val="0"/>
      <w:autoSpaceDN w:val="0"/>
      <w:adjustRightInd w:val="0"/>
      <w:spacing w:before="60" w:after="60"/>
      <w:jc w:val="both"/>
    </w:pPr>
  </w:style>
  <w:style w:type="paragraph" w:customStyle="1" w:styleId="CharCharCharCharCharCharCharCharChar1CharCharCharCharCharCharCharCharCharChar">
    <w:name w:val="Char Char Char Char Char Char Char Char Char1 Char Char Char Char Char Char Char Char Char Char"/>
    <w:qFormat/>
    <w:pPr>
      <w:keepNext/>
      <w:tabs>
        <w:tab w:val="left" w:pos="851"/>
      </w:tabs>
      <w:autoSpaceDE w:val="0"/>
      <w:autoSpaceDN w:val="0"/>
      <w:adjustRightInd w:val="0"/>
      <w:spacing w:before="60" w:after="60"/>
      <w:ind w:left="851" w:hanging="851"/>
      <w:jc w:val="both"/>
    </w:pPr>
    <w:rPr>
      <w:color w:val="0000FF"/>
      <w:kern w:val="2"/>
      <w:sz w:val="22"/>
    </w:rPr>
  </w:style>
  <w:style w:type="paragraph" w:customStyle="1" w:styleId="afe">
    <w:name w:val="ÕýÎÄÊ×ÐÐËõ½ø"/>
    <w:basedOn w:val="a"/>
    <w:qFormat/>
    <w:pPr>
      <w:widowControl/>
      <w:overflowPunct w:val="0"/>
      <w:autoSpaceDE w:val="0"/>
      <w:autoSpaceDN w:val="0"/>
      <w:adjustRightInd w:val="0"/>
      <w:spacing w:line="360" w:lineRule="auto"/>
      <w:ind w:firstLine="425"/>
      <w:textAlignment w:val="baseline"/>
    </w:pPr>
    <w:rPr>
      <w:kern w:val="0"/>
      <w:sz w:val="21"/>
    </w:rPr>
  </w:style>
  <w:style w:type="paragraph" w:customStyle="1" w:styleId="CharCharCharCharCharCharCharCharCharCharCharChar0">
    <w:name w:val="Char Char Char Char (文字) (文字) Char Char Char Char Char Char Char Char"/>
    <w:qFormat/>
    <w:pPr>
      <w:keepNext/>
      <w:tabs>
        <w:tab w:val="left" w:pos="851"/>
      </w:tabs>
      <w:autoSpaceDE w:val="0"/>
      <w:autoSpaceDN w:val="0"/>
      <w:adjustRightInd w:val="0"/>
      <w:spacing w:before="60" w:after="60"/>
      <w:ind w:left="851" w:hanging="851"/>
      <w:jc w:val="both"/>
    </w:pPr>
    <w:rPr>
      <w:rFonts w:ascii="Arial" w:hAnsi="Arial"/>
      <w:color w:val="0000FF"/>
      <w:kern w:val="2"/>
    </w:rPr>
  </w:style>
  <w:style w:type="paragraph" w:customStyle="1" w:styleId="CharCharChar">
    <w:name w:val="Char Char Char"/>
    <w:qFormat/>
    <w:pPr>
      <w:keepNext/>
      <w:tabs>
        <w:tab w:val="left" w:pos="720"/>
      </w:tabs>
      <w:autoSpaceDE w:val="0"/>
      <w:autoSpaceDN w:val="0"/>
      <w:adjustRightInd w:val="0"/>
      <w:spacing w:before="60" w:after="60"/>
      <w:ind w:left="720" w:hanging="360"/>
      <w:jc w:val="both"/>
    </w:pPr>
    <w:rPr>
      <w:rFonts w:ascii="Arial" w:hAnsi="Arial"/>
      <w:color w:val="0000FF"/>
      <w:kern w:val="2"/>
    </w:rPr>
  </w:style>
  <w:style w:type="paragraph" w:customStyle="1" w:styleId="Char0">
    <w:name w:val="Char"/>
    <w:basedOn w:val="a"/>
    <w:qFormat/>
    <w:rPr>
      <w:rFonts w:ascii="Tahoma" w:hAnsi="Tahoma"/>
      <w:sz w:val="24"/>
    </w:rPr>
  </w:style>
  <w:style w:type="paragraph" w:customStyle="1" w:styleId="PL">
    <w:name w:val="PL"/>
    <w:qFormat/>
    <w:pPr>
      <w:keepNext/>
      <w:keepLines/>
      <w:pBdr>
        <w:top w:val="single" w:sz="4" w:space="1" w:color="auto"/>
        <w:left w:val="single" w:sz="4" w:space="4" w:color="auto"/>
        <w:bottom w:val="single" w:sz="4" w:space="1" w:color="auto"/>
        <w:right w:val="single" w:sz="4" w:space="4" w:color="auto"/>
      </w:pBd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4"/>
      </w:tabs>
      <w:overflowPunct w:val="0"/>
      <w:autoSpaceDE w:val="0"/>
      <w:autoSpaceDN w:val="0"/>
      <w:adjustRightInd w:val="0"/>
      <w:ind w:left="568" w:right="284" w:hanging="284"/>
      <w:textAlignment w:val="baseline"/>
    </w:pPr>
    <w:rPr>
      <w:rFonts w:ascii="Courier New" w:hAnsi="Courier New"/>
      <w:sz w:val="16"/>
      <w:lang w:val="en-GB" w:eastAsia="en-US"/>
    </w:rPr>
  </w:style>
  <w:style w:type="paragraph" w:customStyle="1" w:styleId="B2">
    <w:name w:val="B2"/>
    <w:basedOn w:val="21"/>
    <w:qFormat/>
    <w:pPr>
      <w:widowControl/>
      <w:overflowPunct w:val="0"/>
      <w:autoSpaceDE w:val="0"/>
      <w:autoSpaceDN w:val="0"/>
      <w:adjustRightInd w:val="0"/>
      <w:spacing w:after="180"/>
      <w:ind w:leftChars="0" w:left="851" w:firstLineChars="0" w:hanging="284"/>
      <w:jc w:val="left"/>
      <w:textAlignment w:val="baseline"/>
    </w:pPr>
    <w:rPr>
      <w:kern w:val="0"/>
      <w:sz w:val="20"/>
      <w:lang w:val="en-GB" w:eastAsia="en-US"/>
    </w:rPr>
  </w:style>
  <w:style w:type="paragraph" w:customStyle="1" w:styleId="EW">
    <w:name w:val="EW"/>
    <w:basedOn w:val="a"/>
    <w:qFormat/>
    <w:pPr>
      <w:keepLines/>
      <w:widowControl/>
      <w:overflowPunct w:val="0"/>
      <w:autoSpaceDE w:val="0"/>
      <w:autoSpaceDN w:val="0"/>
      <w:adjustRightInd w:val="0"/>
      <w:ind w:left="1702" w:hanging="1418"/>
      <w:jc w:val="left"/>
      <w:textAlignment w:val="baseline"/>
    </w:pPr>
    <w:rPr>
      <w:kern w:val="0"/>
      <w:sz w:val="20"/>
      <w:lang w:val="en-GB" w:eastAsia="en-US"/>
    </w:rPr>
  </w:style>
  <w:style w:type="paragraph" w:customStyle="1" w:styleId="aff">
    <w:name w:val="图号"/>
    <w:basedOn w:val="a"/>
    <w:qFormat/>
    <w:pPr>
      <w:autoSpaceDE w:val="0"/>
      <w:autoSpaceDN w:val="0"/>
      <w:adjustRightInd w:val="0"/>
      <w:spacing w:before="105" w:line="360" w:lineRule="auto"/>
      <w:jc w:val="center"/>
    </w:pPr>
    <w:rPr>
      <w:rFonts w:ascii="Arial" w:hAnsi="Arial"/>
      <w:kern w:val="0"/>
      <w:sz w:val="18"/>
    </w:rPr>
  </w:style>
  <w:style w:type="paragraph" w:customStyle="1" w:styleId="aff0">
    <w:name w:val="封面表格正文"/>
    <w:basedOn w:val="a"/>
    <w:qFormat/>
    <w:pPr>
      <w:autoSpaceDE w:val="0"/>
      <w:autoSpaceDN w:val="0"/>
      <w:adjustRightInd w:val="0"/>
      <w:jc w:val="left"/>
    </w:pPr>
    <w:rPr>
      <w:kern w:val="0"/>
      <w:sz w:val="24"/>
    </w:rPr>
  </w:style>
  <w:style w:type="paragraph" w:customStyle="1" w:styleId="aff1">
    <w:name w:val="项目符号"/>
    <w:basedOn w:val="a"/>
    <w:qFormat/>
    <w:pPr>
      <w:autoSpaceDE w:val="0"/>
      <w:autoSpaceDN w:val="0"/>
      <w:adjustRightInd w:val="0"/>
      <w:spacing w:line="288" w:lineRule="exact"/>
      <w:ind w:left="907" w:hanging="227"/>
      <w:jc w:val="left"/>
    </w:pPr>
    <w:rPr>
      <w:kern w:val="0"/>
      <w:sz w:val="21"/>
    </w:rPr>
  </w:style>
  <w:style w:type="paragraph" w:customStyle="1" w:styleId="24">
    <w:name w:val="标题2"/>
    <w:basedOn w:val="a"/>
    <w:qFormat/>
    <w:pPr>
      <w:autoSpaceDE w:val="0"/>
      <w:autoSpaceDN w:val="0"/>
      <w:adjustRightInd w:val="0"/>
      <w:spacing w:line="360" w:lineRule="auto"/>
      <w:jc w:val="left"/>
    </w:pPr>
    <w:rPr>
      <w:rFonts w:ascii="宋体"/>
      <w:sz w:val="24"/>
    </w:rPr>
  </w:style>
  <w:style w:type="paragraph" w:customStyle="1" w:styleId="Char1">
    <w:name w:val="Char1"/>
    <w:basedOn w:val="a5"/>
    <w:qFormat/>
    <w:pPr>
      <w:adjustRightInd w:val="0"/>
      <w:spacing w:line="436" w:lineRule="exact"/>
      <w:ind w:left="357"/>
      <w:jc w:val="left"/>
      <w:outlineLvl w:val="3"/>
    </w:pPr>
    <w:rPr>
      <w:rFonts w:ascii="Tahoma" w:hAnsi="Tahoma"/>
      <w:b/>
      <w:sz w:val="24"/>
      <w:szCs w:val="24"/>
    </w:rPr>
  </w:style>
  <w:style w:type="paragraph" w:customStyle="1" w:styleId="CharCharChar2CharCharChar">
    <w:name w:val="Char Char Char2 Char Char Char"/>
    <w:basedOn w:val="a"/>
    <w:qFormat/>
  </w:style>
  <w:style w:type="paragraph" w:customStyle="1" w:styleId="CharCharCharCharChar">
    <w:name w:val="Char Char Char Char Char"/>
    <w:semiHidden/>
    <w:qFormat/>
    <w:pPr>
      <w:keepNext/>
      <w:tabs>
        <w:tab w:val="left" w:pos="360"/>
      </w:tabs>
      <w:autoSpaceDE w:val="0"/>
      <w:autoSpaceDN w:val="0"/>
      <w:adjustRightInd w:val="0"/>
      <w:spacing w:before="60" w:after="60"/>
      <w:jc w:val="both"/>
    </w:pPr>
    <w:rPr>
      <w:rFonts w:cs="Arial"/>
      <w:color w:val="0000FF"/>
      <w:kern w:val="2"/>
      <w:sz w:val="28"/>
    </w:rPr>
  </w:style>
  <w:style w:type="paragraph" w:customStyle="1" w:styleId="CharCharCharChar">
    <w:name w:val="Char Char Char Char"/>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o">
    <w:name w:val="???????????¡ì????????????????¡ì????????????????¡§???????????????¡ì?????????????¡ì???????????????¡ì?????o??????????????¡§???????????????¡ì?????????????¡ì?????"/>
    <w:basedOn w:val="a"/>
    <w:qFormat/>
    <w:pPr>
      <w:widowControl/>
      <w:overflowPunct w:val="0"/>
      <w:autoSpaceDE w:val="0"/>
      <w:autoSpaceDN w:val="0"/>
      <w:adjustRightInd w:val="0"/>
      <w:jc w:val="left"/>
      <w:textAlignment w:val="baseline"/>
    </w:pPr>
    <w:rPr>
      <w:kern w:val="0"/>
      <w:sz w:val="24"/>
    </w:rPr>
  </w:style>
  <w:style w:type="paragraph" w:customStyle="1" w:styleId="CharCharCharChar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Char Char Char Char"/>
    <w:basedOn w:val="a"/>
    <w:qFormat/>
    <w:rPr>
      <w:rFonts w:ascii="Tahoma" w:hAnsi="Tahoma"/>
      <w:sz w:val="24"/>
    </w:rPr>
  </w:style>
  <w:style w:type="paragraph" w:styleId="aff2">
    <w:name w:val="List Paragraph"/>
    <w:basedOn w:val="a"/>
    <w:uiPriority w:val="99"/>
    <w:unhideWhenUsed/>
    <w:qFormat/>
    <w:pPr>
      <w:ind w:firstLineChars="200" w:firstLine="420"/>
    </w:pPr>
  </w:style>
  <w:style w:type="paragraph" w:customStyle="1" w:styleId="d2035">
    <w:name w:val="样式 正文缩进d + 首行缩进:  2 字符 段前: 0.35 行"/>
    <w:basedOn w:val="a3"/>
    <w:link w:val="d2035Char"/>
    <w:qFormat/>
    <w:pPr>
      <w:adjustRightInd w:val="0"/>
      <w:snapToGrid w:val="0"/>
      <w:spacing w:beforeLines="35" w:line="460" w:lineRule="exact"/>
      <w:ind w:firstLineChars="200" w:firstLine="560"/>
      <w:textAlignment w:val="baseline"/>
    </w:pPr>
    <w:rPr>
      <w:rFonts w:ascii="Times New Roman" w:eastAsia="楷体_GB2312" w:hAnsi="Times New Roman" w:cs="宋体"/>
      <w:snapToGrid w:val="0"/>
      <w:kern w:val="0"/>
      <w:sz w:val="28"/>
    </w:rPr>
  </w:style>
  <w:style w:type="character" w:customStyle="1" w:styleId="d2035Char">
    <w:name w:val="样式 正文缩进d + 首行缩进:  2 字符 段前: 0.35 行 Char"/>
    <w:link w:val="d2035"/>
    <w:qFormat/>
    <w:rPr>
      <w:rFonts w:eastAsia="楷体_GB2312" w:cs="宋体"/>
      <w:snapToGrid w:val="0"/>
      <w:sz w:val="28"/>
    </w:rPr>
  </w:style>
  <w:style w:type="paragraph" w:customStyle="1" w:styleId="aff3">
    <w:name w:val="摘要文字"/>
    <w:basedOn w:val="a"/>
    <w:qFormat/>
    <w:pPr>
      <w:snapToGrid w:val="0"/>
      <w:spacing w:before="720" w:line="312" w:lineRule="auto"/>
      <w:ind w:firstLine="567"/>
    </w:pPr>
    <w:rPr>
      <w:rFonts w:eastAsia="楷体_GB2312"/>
      <w:w w:val="110"/>
    </w:rPr>
  </w:style>
  <w:style w:type="paragraph" w:customStyle="1" w:styleId="aff4">
    <w:name w:val="附图正文"/>
    <w:basedOn w:val="a"/>
    <w:qFormat/>
    <w:pPr>
      <w:adjustRightInd w:val="0"/>
      <w:snapToGrid w:val="0"/>
      <w:textAlignment w:val="baseline"/>
    </w:pPr>
    <w:rPr>
      <w:bCs/>
      <w:snapToGrid w:val="0"/>
      <w:kern w:val="0"/>
    </w:rPr>
  </w:style>
  <w:style w:type="character" w:styleId="aff5">
    <w:name w:val="Placeholder Text"/>
    <w:basedOn w:val="a0"/>
    <w:uiPriority w:val="99"/>
    <w:semiHidden/>
    <w:qFormat/>
    <w:rPr>
      <w:color w:val="808080"/>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paragraph" w:customStyle="1" w:styleId="10">
    <w:name w:val="修订1"/>
    <w:hidden/>
    <w:uiPriority w:val="99"/>
    <w:semiHidden/>
    <w:qFormat/>
    <w:rPr>
      <w:kern w:val="2"/>
      <w:sz w:val="28"/>
    </w:rPr>
  </w:style>
  <w:style w:type="paragraph" w:customStyle="1" w:styleId="cnParagraph">
    <w:name w:val="cnParagraph"/>
    <w:basedOn w:val="a9"/>
    <w:qFormat/>
    <w:pPr>
      <w:autoSpaceDE w:val="0"/>
      <w:autoSpaceDN w:val="0"/>
      <w:adjustRightInd w:val="0"/>
    </w:pPr>
    <w:rPr>
      <w:rFonts w:ascii="DFKai-SB" w:hAnsi="Calibri"/>
      <w:szCs w:val="28"/>
    </w:rPr>
  </w:style>
  <w:style w:type="paragraph" w:styleId="aff6">
    <w:name w:val="Revision"/>
    <w:hidden/>
    <w:uiPriority w:val="99"/>
    <w:unhideWhenUsed/>
    <w:rsid w:val="00FA0C15"/>
    <w:rPr>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vshang\Desktop\&#25776;&#20889;&#27169;&#2925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2EA94A8-9DC5-4D65-A965-429B17430F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撰写模版.dot</Template>
  <TotalTime>1408</TotalTime>
  <Pages>4</Pages>
  <Words>1248</Words>
  <Characters>1248</Characters>
  <Application>Microsoft Office Word</Application>
  <DocSecurity>0</DocSecurity>
  <Lines>43</Lines>
  <Paragraphs>18</Paragraphs>
  <ScaleCrop>false</ScaleCrop>
  <Company>sipo</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lvshang</dc:creator>
  <cp:lastModifiedBy>ziman qiao</cp:lastModifiedBy>
  <cp:revision>74</cp:revision>
  <cp:lastPrinted>2018-09-26T07:17:00Z</cp:lastPrinted>
  <dcterms:created xsi:type="dcterms:W3CDTF">2024-08-21T05:45:00Z</dcterms:created>
  <dcterms:modified xsi:type="dcterms:W3CDTF">2026-08-13T09:42:00Z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1295573515</vt:lpwstr>
  </property>
  <property fmtid="{D5CDD505-2E9C-101B-9397-08002B2CF9AE}" pid="3" name="KSOProductBuildVer">
    <vt:lpwstr>2052-12.1.0.24034</vt:lpwstr>
  </property>
  <property fmtid="{D5CDD505-2E9C-101B-9397-08002B2CF9AE}" pid="4" name="KSORubyTemplateID" linkTarget="0">
    <vt:lpwstr>6</vt:lpwstr>
  </property>
  <property fmtid="{D5CDD505-2E9C-101B-9397-08002B2CF9AE}" pid="5" name="_DocHome">
    <vt:i4>1436064953</vt:i4>
  </property>
  <property fmtid="{D5CDD505-2E9C-101B-9397-08002B2CF9AE}" pid="6" name="ICV">
    <vt:lpwstr>ED463401FD764046BA03AB3F8D36BD84_13</vt:lpwstr>
  </property>
  <property fmtid="{D5CDD505-2E9C-101B-9397-08002B2CF9AE}" pid="7" name="KSOTemplateDocerSaveRecord">
    <vt:lpwstr>eyJoZGlkIjoiOGVjNzFhYjVkMGZkNmYwMzJlOTdiZTE5MjFmMTg5MDEiLCJ1c2VySWQiOiIxMzA0MTc0NDU2In0=</vt:lpwstr>
  </property>
</Properties>
</file>